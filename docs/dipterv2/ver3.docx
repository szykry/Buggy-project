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FCC82" w14:textId="77777777" w:rsidR="007B17DA" w:rsidRPr="00B50CAA" w:rsidRDefault="007B17DA" w:rsidP="007B17DA">
      <w:pPr>
        <w:pStyle w:val="Nyilatkozatcm"/>
      </w:pPr>
      <w:bookmarkStart w:id="0" w:name="_Toc89380275"/>
      <w:r w:rsidRPr="00B50CAA">
        <w:t>Hallgatói nyilatkozat</w:t>
      </w:r>
    </w:p>
    <w:p w14:paraId="224580CD" w14:textId="77777777" w:rsidR="007B17DA" w:rsidRDefault="007B17DA" w:rsidP="007B17DA">
      <w:pPr>
        <w:pStyle w:val="Nyilatkozatszveg"/>
      </w:pPr>
      <w:r w:rsidRPr="00B50CAA">
        <w:t xml:space="preserve">Alulírott </w:t>
      </w:r>
      <w:r w:rsidRPr="00B50CAA">
        <w:rPr>
          <w:b/>
          <w:bCs/>
        </w:rPr>
        <w:fldChar w:fldCharType="begin"/>
      </w:r>
      <w:r w:rsidRPr="00B50CAA">
        <w:rPr>
          <w:b/>
          <w:bCs/>
        </w:rPr>
        <w:instrText xml:space="preserve"> AUTHOR  \* MERGEFORMAT </w:instrText>
      </w:r>
      <w:r w:rsidRPr="00B50CAA">
        <w:rPr>
          <w:b/>
          <w:bCs/>
        </w:rPr>
        <w:fldChar w:fldCharType="separate"/>
      </w:r>
      <w:r>
        <w:rPr>
          <w:b/>
          <w:bCs/>
          <w:noProof/>
        </w:rPr>
        <w:t>Szilágyi Krisztián</w:t>
      </w:r>
      <w:r w:rsidRPr="00B50CAA">
        <w:rPr>
          <w:b/>
          <w:bCs/>
        </w:rPr>
        <w:fldChar w:fldCharType="end"/>
      </w:r>
      <w:r>
        <w:rPr>
          <w:b/>
          <w:bCs/>
        </w:rPr>
        <w:t xml:space="preserve"> Gergely</w:t>
      </w:r>
      <w:r w:rsidRPr="00B50CAA">
        <w:t xml:space="preserve">, szigorló hallgató kijelentem, hogy ezt a </w:t>
      </w:r>
      <w:r>
        <w:t xml:space="preserve">diplomatervet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5F6B0FC3" w14:textId="77777777" w:rsidR="007B17DA" w:rsidRPr="00EE1A1F" w:rsidRDefault="007B17DA" w:rsidP="007B17DA">
      <w:pPr>
        <w:pStyle w:val="Nyilatkozatszveg"/>
      </w:pPr>
      <w:r w:rsidRPr="00EE1A1F">
        <w:t xml:space="preserve">Hozzájárulok, hogy a jelen munkám alapadatait (szerző(k), cím, angol és magyar nyelvű tartalmi kivonat, készítés éve, konzulens(ek) neve) a BME VIK nyilvánosan hozzáférhető elektronikus formában, a munka teljes szövegét pedig az egyetem belső hálózatán keresztül (vagy </w:t>
      </w:r>
      <w:r>
        <w:t>hitelesített</w:t>
      </w:r>
      <w:r w:rsidRPr="00EE1A1F">
        <w:t xml:space="preserve"> felhasználók számára) közzétegye. Kijelentem, hogy a benyújtott munka és annak elektronikus verziója megegyezik.</w:t>
      </w:r>
      <w:r>
        <w:t xml:space="preserve"> Dékáni engedéllyel titkosított diplomatervek esetén a dolgozat szövege csak 3 év eltelte után válik hozzáférhetővé.</w:t>
      </w:r>
    </w:p>
    <w:p w14:paraId="29489D22" w14:textId="74D93905" w:rsidR="007B17DA" w:rsidRPr="00B50CAA" w:rsidRDefault="007B17DA" w:rsidP="007B17DA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066B8E">
        <w:rPr>
          <w:noProof/>
        </w:rPr>
        <w:t>2021. 12. 14.</w:t>
      </w:r>
      <w:r w:rsidRPr="00B50CAA">
        <w:fldChar w:fldCharType="end"/>
      </w:r>
    </w:p>
    <w:p w14:paraId="61C0ED67" w14:textId="77777777" w:rsidR="007B17DA" w:rsidRDefault="007B17DA" w:rsidP="007B17DA">
      <w:pPr>
        <w:pStyle w:val="Nyilatkozatalrs"/>
      </w:pPr>
      <w:r>
        <w:tab/>
        <w:t>...…………………………………………….</w:t>
      </w:r>
    </w:p>
    <w:p w14:paraId="41607045" w14:textId="77777777" w:rsidR="007B17DA" w:rsidRDefault="007B17DA" w:rsidP="007B17DA">
      <w:pPr>
        <w:pStyle w:val="Nyilatkozatalrs"/>
      </w:pPr>
      <w:r>
        <w:tab/>
      </w:r>
      <w:fldSimple w:instr=" AUTHOR   \* MERGEFORMAT ">
        <w:r>
          <w:t>Szilágyi Krisztián</w:t>
        </w:r>
      </w:fldSimple>
      <w:r>
        <w:t xml:space="preserve"> Gergely</w:t>
      </w:r>
    </w:p>
    <w:p w14:paraId="2BBFD777" w14:textId="77777777" w:rsidR="007B17DA" w:rsidRPr="00B50CAA" w:rsidRDefault="007B17DA" w:rsidP="007B17DA">
      <w:pPr>
        <w:pStyle w:val="Nyilatkozatszveg"/>
      </w:pPr>
    </w:p>
    <w:p w14:paraId="31FE1671" w14:textId="77777777" w:rsidR="007B17DA" w:rsidRDefault="007B17DA" w:rsidP="008132A0"/>
    <w:p w14:paraId="061D0075" w14:textId="5C5BBBA9" w:rsidR="008132A0" w:rsidRPr="00AE2028" w:rsidRDefault="008132A0" w:rsidP="008132A0">
      <w:pPr>
        <w:pStyle w:val="Heading1"/>
      </w:pPr>
      <w:r>
        <w:lastRenderedPageBreak/>
        <w:t>Bevezetés</w:t>
      </w:r>
    </w:p>
    <w:p w14:paraId="796FA6A1" w14:textId="6C0C51C0" w:rsidR="008132A0" w:rsidRDefault="008132A0" w:rsidP="008132A0">
      <w:pPr>
        <w:ind w:firstLine="0"/>
      </w:pPr>
    </w:p>
    <w:p w14:paraId="31CA7F20" w14:textId="7F135C5B" w:rsidR="008132A0" w:rsidRPr="00AE2028" w:rsidRDefault="008132A0" w:rsidP="008132A0">
      <w:pPr>
        <w:pStyle w:val="Heading1"/>
      </w:pPr>
      <w:r>
        <w:lastRenderedPageBreak/>
        <w:t>Irodalmi áttekintés</w:t>
      </w:r>
    </w:p>
    <w:p w14:paraId="1873E951" w14:textId="7929CD4F" w:rsidR="008132A0" w:rsidRDefault="008132A0" w:rsidP="008132A0">
      <w:pPr>
        <w:pStyle w:val="Heading1"/>
      </w:pPr>
      <w:bookmarkStart w:id="1" w:name="_Toc89380268"/>
      <w:r w:rsidRPr="00AE2028">
        <w:lastRenderedPageBreak/>
        <w:t>Specifikáció, tervezé</w:t>
      </w:r>
      <w:bookmarkEnd w:id="1"/>
      <w:r>
        <w:t>s</w:t>
      </w:r>
    </w:p>
    <w:p w14:paraId="2E790DC6" w14:textId="313D51B2" w:rsidR="008132A0" w:rsidRPr="00AE2028" w:rsidRDefault="008132A0" w:rsidP="008132A0">
      <w:pPr>
        <w:pStyle w:val="Heading1"/>
      </w:pPr>
      <w:r w:rsidRPr="00AE2028">
        <w:lastRenderedPageBreak/>
        <w:t>Megvalósítás</w:t>
      </w:r>
      <w:bookmarkEnd w:id="0"/>
    </w:p>
    <w:p w14:paraId="75123CD1" w14:textId="77777777" w:rsidR="008132A0" w:rsidRPr="00AE2028" w:rsidRDefault="008132A0" w:rsidP="008132A0">
      <w:r w:rsidRPr="00AE2028">
        <w:t xml:space="preserve">Ebben a fejezetben bemutatom, hogy a második fejezetben felvonultatott ismereteket, algoritmusokat miként alkalmaztam a gyakorlatban a feladatom elvégzéséhez. Előbb magát </w:t>
      </w:r>
      <w:r>
        <w:t xml:space="preserve">a </w:t>
      </w:r>
      <w:r w:rsidRPr="00AE2028">
        <w:t>megerősítéses tanulást megvalósító modell</w:t>
      </w:r>
      <w:r>
        <w:t xml:space="preserve"> architektúráját</w:t>
      </w:r>
      <w:r w:rsidRPr="00AE2028">
        <w:t xml:space="preserve"> </w:t>
      </w:r>
      <w:r>
        <w:t>részletezem</w:t>
      </w:r>
      <w:r w:rsidRPr="00AE2028">
        <w:t>, majd az általam használt szimulációs környezet felépítéséről és módosításairól írok. Végezetül az implementált jutalmazó függvényeket is bemutatom</w:t>
      </w:r>
      <w:r>
        <w:t xml:space="preserve"> részletesen</w:t>
      </w:r>
      <w:r w:rsidRPr="00AE2028">
        <w:t xml:space="preserve"> egyesével.</w:t>
      </w:r>
    </w:p>
    <w:p w14:paraId="57B42099" w14:textId="77777777" w:rsidR="008132A0" w:rsidRDefault="008132A0" w:rsidP="008132A0">
      <w:pPr>
        <w:pStyle w:val="Heading2"/>
      </w:pPr>
      <w:bookmarkStart w:id="2" w:name="_Toc89380276"/>
      <w:r w:rsidRPr="00AE2028">
        <w:t>Architektúra</w:t>
      </w:r>
      <w:bookmarkEnd w:id="2"/>
    </w:p>
    <w:p w14:paraId="34538565" w14:textId="77777777" w:rsidR="008132A0" w:rsidRPr="00AE2028" w:rsidRDefault="008132A0" w:rsidP="008132A0">
      <w:r w:rsidRPr="00AE2028">
        <w:t xml:space="preserve">Az alábbi képen látható a felépített </w:t>
      </w:r>
      <w:r>
        <w:t>Actor-Critic</w:t>
      </w:r>
      <w:r w:rsidRPr="00AE2028">
        <w:t xml:space="preserve"> struktúra, </w:t>
      </w:r>
      <w:commentRangeStart w:id="3"/>
      <w:r w:rsidRPr="00AE2028">
        <w:t xml:space="preserve">melyet érdemes összevetni az </w:t>
      </w:r>
      <w:r>
        <w:t>MDP működésével</w:t>
      </w:r>
      <w:r w:rsidRPr="00AE2028">
        <w:t xml:space="preserve"> </w:t>
      </w:r>
      <w:r>
        <w:t>(</w:t>
      </w:r>
      <w:r w:rsidRPr="00AE2028">
        <w:rPr>
          <w:b/>
          <w:bCs/>
        </w:rPr>
        <w:fldChar w:fldCharType="begin"/>
      </w:r>
      <w:r w:rsidRPr="00AE2028">
        <w:rPr>
          <w:b/>
          <w:bCs/>
        </w:rPr>
        <w:instrText xml:space="preserve"> REF _Ref72136909 \h  \* MERGEFORMAT </w:instrText>
      </w:r>
      <w:r w:rsidRPr="00AE2028">
        <w:rPr>
          <w:b/>
          <w:bCs/>
        </w:rPr>
      </w:r>
      <w:r w:rsidRPr="00AE2028">
        <w:rPr>
          <w:b/>
          <w:bCs/>
        </w:rPr>
        <w:fldChar w:fldCharType="separate"/>
      </w:r>
      <w:r w:rsidRPr="00C57641">
        <w:rPr>
          <w:b/>
          <w:bCs/>
          <w:noProof/>
        </w:rPr>
        <w:t>2</w:t>
      </w:r>
      <w:r w:rsidRPr="00C57641">
        <w:rPr>
          <w:b/>
          <w:bCs/>
        </w:rPr>
        <w:t>.</w:t>
      </w:r>
      <w:r w:rsidRPr="00C57641">
        <w:rPr>
          <w:b/>
          <w:bCs/>
          <w:noProof/>
        </w:rPr>
        <w:t>8</w:t>
      </w:r>
      <w:r w:rsidRPr="00C57641">
        <w:rPr>
          <w:b/>
          <w:bCs/>
        </w:rPr>
        <w:t>. ábra</w:t>
      </w:r>
      <w:r w:rsidRPr="00AE2028">
        <w:rPr>
          <w:b/>
          <w:bCs/>
        </w:rPr>
        <w:fldChar w:fldCharType="end"/>
      </w:r>
      <w:r>
        <w:rPr>
          <w:b/>
          <w:bCs/>
        </w:rPr>
        <w:t>)</w:t>
      </w:r>
      <w:r w:rsidRPr="00AE2028">
        <w:t>.</w:t>
      </w:r>
      <w:commentRangeEnd w:id="3"/>
      <w:r w:rsidR="001478EB">
        <w:rPr>
          <w:rStyle w:val="CommentReference"/>
        </w:rPr>
        <w:commentReference w:id="3"/>
      </w:r>
    </w:p>
    <w:p w14:paraId="0331382E" w14:textId="77777777" w:rsidR="008132A0" w:rsidRPr="00AE2028" w:rsidRDefault="008132A0" w:rsidP="008132A0">
      <w:pPr>
        <w:pStyle w:val="Kp"/>
      </w:pPr>
      <w:r w:rsidRPr="00AE2028">
        <w:rPr>
          <w:noProof/>
        </w:rPr>
        <w:drawing>
          <wp:inline distT="0" distB="0" distL="0" distR="0" wp14:anchorId="5B391237" wp14:editId="377CB693">
            <wp:extent cx="5399980" cy="3889375"/>
            <wp:effectExtent l="0" t="0" r="0" b="0"/>
            <wp:docPr id="12" name="Ábr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Ábra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F0F0" w14:textId="77777777" w:rsidR="008132A0" w:rsidRPr="00604E37" w:rsidRDefault="008132A0" w:rsidP="008132A0">
      <w:pPr>
        <w:pStyle w:val="Caption"/>
      </w:pPr>
      <w:fldSimple w:instr=" STYLEREF 1 \s ">
        <w:r>
          <w:rPr>
            <w:noProof/>
          </w:rPr>
          <w:t>4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r w:rsidRPr="00AE2028">
        <w:t>. ábra A2C architektúra</w:t>
      </w:r>
    </w:p>
    <w:p w14:paraId="79DBF1D1" w14:textId="77777777" w:rsidR="008132A0" w:rsidRPr="00AE2028" w:rsidRDefault="008132A0" w:rsidP="008132A0">
      <w:pPr>
        <w:pStyle w:val="Heading3"/>
      </w:pPr>
      <w:bookmarkStart w:id="4" w:name="_Toc89380277"/>
      <w:r w:rsidRPr="00AE2028">
        <w:t>Felépítése</w:t>
      </w:r>
      <w:bookmarkEnd w:id="4"/>
    </w:p>
    <w:p w14:paraId="05D8CC7A" w14:textId="77777777" w:rsidR="008132A0" w:rsidRPr="00AE2028" w:rsidRDefault="008132A0" w:rsidP="008132A0">
      <w:r w:rsidRPr="00AE2028">
        <w:t xml:space="preserve">Az általam választott, megerősítéses tanulást megvalósító implementáció az A2C </w:t>
      </w:r>
      <w:r>
        <w:t>policy</w:t>
      </w:r>
      <w:r w:rsidRPr="00AE2028">
        <w:t xml:space="preserve"> gradiens metódus lett. Az architektúra több kisebb logikai komponensre bontható: A rendszer magja az Actor-Critic </w:t>
      </w:r>
      <w:r>
        <w:t>ágens</w:t>
      </w:r>
      <w:r w:rsidRPr="00AE2028">
        <w:t xml:space="preserve">, melyet egy kétfejű mély neurális hálózattal valósítok meg. Az ágens </w:t>
      </w:r>
      <w:r>
        <w:t>tetszőleges</w:t>
      </w:r>
      <w:r w:rsidRPr="00AE2028">
        <w:t xml:space="preserve"> algoritmus</w:t>
      </w:r>
      <w:r>
        <w:t>sal</w:t>
      </w:r>
      <w:r w:rsidRPr="00AE2028">
        <w:t xml:space="preserve"> </w:t>
      </w:r>
      <w:r>
        <w:t>megvalósítható</w:t>
      </w:r>
      <w:r w:rsidRPr="00AE2028">
        <w:t xml:space="preserve">, de érdemes olyat választani, </w:t>
      </w:r>
      <w:r w:rsidRPr="00AE2028">
        <w:lastRenderedPageBreak/>
        <w:t xml:space="preserve">melynek a paraméterei tanulhatóak és végig </w:t>
      </w:r>
      <w:r>
        <w:t>visszaterjeszthető</w:t>
      </w:r>
      <w:r w:rsidRPr="00AE2028">
        <w:t xml:space="preserve"> a gradiens a modell bemenetéig. Az Actor fej kimenete a stratégia, vagyis az akciók eloszlása, melyből mintavételezünk akciókat, melyeket végrehajt az ágens az adott környezetekben. A Critic fej kimenete a </w:t>
      </w:r>
      <w:r>
        <w:t>becsült</w:t>
      </w:r>
      <w:r w:rsidRPr="00AE2028">
        <w:t xml:space="preserve"> állapot-érték. </w:t>
      </w:r>
    </w:p>
    <w:p w14:paraId="69290703" w14:textId="17AA30FC" w:rsidR="008132A0" w:rsidRPr="00AE2028" w:rsidRDefault="008132A0" w:rsidP="008132A0">
      <w:r>
        <w:t>Az A2C alkalmazása miatt</w:t>
      </w:r>
      <w:r w:rsidRPr="00AE2028">
        <w:t xml:space="preserve"> </w:t>
      </w:r>
      <w:r>
        <w:t>érdemes</w:t>
      </w:r>
      <w:r w:rsidRPr="00AE2028">
        <w:t xml:space="preserve"> több környezetet futtatn</w:t>
      </w:r>
      <w:r>
        <w:t>i</w:t>
      </w:r>
      <w:r w:rsidRPr="00AE2028">
        <w:t xml:space="preserve"> egyszerre, </w:t>
      </w:r>
      <w:r>
        <w:t xml:space="preserve">amelynek </w:t>
      </w:r>
      <w:del w:id="5" w:author="Márton" w:date="2021-12-14T07:20:00Z">
        <w:r w:rsidRPr="00AE2028" w:rsidDel="001478EB">
          <w:delText xml:space="preserve">határt </w:delText>
        </w:r>
      </w:del>
      <w:r w:rsidRPr="00AE2028">
        <w:t>csak a hard</w:t>
      </w:r>
      <w:r>
        <w:t>ver</w:t>
      </w:r>
      <w:r w:rsidRPr="00AE2028">
        <w:t xml:space="preserve"> erőforrás</w:t>
      </w:r>
      <w:r>
        <w:t>o</w:t>
      </w:r>
      <w:r w:rsidRPr="00AE2028">
        <w:t>k szabnak</w:t>
      </w:r>
      <w:ins w:id="6" w:author="Márton" w:date="2021-12-14T07:20:00Z">
        <w:r w:rsidR="001478EB" w:rsidRPr="001478EB">
          <w:t xml:space="preserve"> </w:t>
        </w:r>
        <w:r w:rsidR="001478EB" w:rsidRPr="00AE2028">
          <w:t>határt</w:t>
        </w:r>
      </w:ins>
      <w:r>
        <w:t>.</w:t>
      </w:r>
      <w:r w:rsidRPr="00AE2028">
        <w:t xml:space="preserve"> </w:t>
      </w:r>
      <w:r>
        <w:t>É</w:t>
      </w:r>
      <w:r w:rsidRPr="00AE2028">
        <w:t>n párhuzamosan maximum négy</w:t>
      </w:r>
      <w:r>
        <w:t xml:space="preserve"> környezetet</w:t>
      </w:r>
      <w:r w:rsidRPr="00AE2028">
        <w:t xml:space="preserve"> </w:t>
      </w:r>
      <w:r>
        <w:t>futtatam a szimulációban</w:t>
      </w:r>
      <w:r w:rsidRPr="00AE2028">
        <w:t>. Az ágens bemenet</w:t>
      </w:r>
      <w:r>
        <w:t>éül</w:t>
      </w:r>
      <w:r w:rsidRPr="00AE2028">
        <w:t xml:space="preserve"> a </w:t>
      </w:r>
      <w:r>
        <w:t xml:space="preserve">vektorizált </w:t>
      </w:r>
      <w:r w:rsidRPr="00AE2028">
        <w:t>környezetekből érkező megfigyelésekből képzett állapotok</w:t>
      </w:r>
      <w:r>
        <w:t>at</w:t>
      </w:r>
      <w:r w:rsidRPr="00AE2028">
        <w:t xml:space="preserve"> </w:t>
      </w:r>
      <w:r>
        <w:t>kapja</w:t>
      </w:r>
      <w:r w:rsidRPr="00AE2028">
        <w:t xml:space="preserve">. </w:t>
      </w:r>
      <w:r w:rsidRPr="004772A9">
        <w:t>Ezek RGB-D képekből álló csomagok, melyeke</w:t>
      </w:r>
      <w:r>
        <w:t>n</w:t>
      </w:r>
      <w:r w:rsidRPr="004772A9">
        <w:t xml:space="preserve"> </w:t>
      </w:r>
      <w:r>
        <w:t xml:space="preserve">néhány </w:t>
      </w:r>
      <w:r w:rsidRPr="004772A9">
        <w:t>transzform</w:t>
      </w:r>
      <w:r>
        <w:t>ációt</w:t>
      </w:r>
      <w:r w:rsidRPr="004772A9">
        <w:t xml:space="preserve"> </w:t>
      </w:r>
      <w:r>
        <w:t>végre kell hajtani</w:t>
      </w:r>
      <w:r w:rsidRPr="004772A9">
        <w:t xml:space="preserve">, mielőtt megkapja az Actor-Critic háló. </w:t>
      </w:r>
      <w:r w:rsidRPr="00AE2028">
        <w:t xml:space="preserve">Mivel a modell bemenetén megtalálható CNN </w:t>
      </w:r>
      <w:r>
        <w:t>rétegei</w:t>
      </w:r>
      <w:r w:rsidRPr="00AE2028">
        <w:t xml:space="preserve"> NCHW</w:t>
      </w:r>
      <w:r>
        <w:t xml:space="preserve"> (</w:t>
      </w:r>
      <m:oMath>
        <m:r>
          <w:rPr>
            <w:rFonts w:ascii="Cambria Math" w:hAnsi="Cambria Math"/>
          </w:rPr>
          <m:t>batch méret ×csatorna szám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× kép magassága × kép szélessége</m:t>
        </m:r>
      </m:oMath>
      <w:r>
        <w:t>)</w:t>
      </w:r>
      <w:r w:rsidRPr="00AE2028">
        <w:t xml:space="preserve"> formátumú </w:t>
      </w:r>
      <w:r>
        <w:t>adatot</w:t>
      </w:r>
      <w:r w:rsidRPr="00AE2028">
        <w:t xml:space="preserve"> vár</w:t>
      </w:r>
      <w:r>
        <w:t>nak</w:t>
      </w:r>
      <w:r w:rsidRPr="00AE2028">
        <w:t>, ezért mint egy</w:t>
      </w:r>
      <w:r>
        <w:t>fajta</w:t>
      </w:r>
      <w:r w:rsidRPr="00AE2028">
        <w:t xml:space="preserve"> batch-be össze kell csomagolni a</w:t>
      </w:r>
      <w:r>
        <w:t xml:space="preserve"> környezetekből érkező </w:t>
      </w:r>
      <w:r w:rsidRPr="00AE2028">
        <w:t>kép</w:t>
      </w:r>
      <w:r>
        <w:t>sorozatokat</w:t>
      </w:r>
      <w:r w:rsidRPr="00AE2028">
        <w:t xml:space="preserve">, így a batch mérete </w:t>
      </w:r>
      <m:oMath>
        <m:r>
          <w:rPr>
            <w:rFonts w:ascii="Cambria Math" w:hAnsi="Cambria Math"/>
          </w:rPr>
          <m:t>környezetek száma ×framek száma</m:t>
        </m:r>
      </m:oMath>
      <w:r w:rsidRPr="00AE2028">
        <w:t xml:space="preserve"> lesz.</w:t>
      </w:r>
    </w:p>
    <w:p w14:paraId="65FEDBC0" w14:textId="77777777" w:rsidR="008132A0" w:rsidRPr="00AE2028" w:rsidRDefault="008132A0" w:rsidP="008132A0">
      <w:r w:rsidRPr="00994801">
        <w:t xml:space="preserve">A környezetektől </w:t>
      </w:r>
      <w:commentRangeStart w:id="7"/>
      <w:r w:rsidRPr="00994801">
        <w:t xml:space="preserve">visszakapjuk az akcióra </w:t>
      </w:r>
      <w:r>
        <w:t>számított</w:t>
      </w:r>
      <w:r w:rsidRPr="00994801">
        <w:t xml:space="preserve"> jutalmat is, </w:t>
      </w:r>
      <w:r w:rsidRPr="00AE2028">
        <w:t>mely</w:t>
      </w:r>
      <w:r>
        <w:t>e</w:t>
      </w:r>
      <w:r w:rsidRPr="00AE2028">
        <w:t>t a Critic fej kimenetén kapott állapot-értékkel együtt felhasználva a Bellman-egyenlettel előállítom az előny függvényt (2.15 egyenlet</w:t>
      </w:r>
      <w:commentRangeEnd w:id="7"/>
      <w:r w:rsidR="001478EB">
        <w:rPr>
          <w:rStyle w:val="CommentReference"/>
        </w:rPr>
        <w:commentReference w:id="7"/>
      </w:r>
      <w:r w:rsidRPr="00AE2028">
        <w:t>). Ez lényegében egy diszkontálást jelent, de ezenkívül itt egy kisebb trükköt is kell alkalmazni. Az előny mínusz egyszeresét kell venni (vagyis az állapot-értékből kell kivonni az akció-érték függvényt), mivel a jutalmat maximalizálni szeretnénk, ezért az optimalizáláskor nem minimumkeresést hajtunk végre, hanem a globális maximumot szeretnénk megtalálni.</w:t>
      </w:r>
    </w:p>
    <w:p w14:paraId="7D413089" w14:textId="77777777" w:rsidR="008132A0" w:rsidRDefault="008132A0" w:rsidP="008132A0">
      <w:r>
        <w:t xml:space="preserve">Az utolsó kiemelendő komponens a </w:t>
      </w:r>
      <w:r w:rsidRPr="00E369B7">
        <w:t xml:space="preserve">RAdam optimalizáló algoritmus, mely </w:t>
      </w:r>
      <w:r w:rsidRPr="00AE2028">
        <w:t xml:space="preserve">a háló jelenlegi paramétereit és a veszteségfüggvény gradienseit felhasználva számolja ki a háló új paramétereit a hiba-visszaterjesztés segítségével. </w:t>
      </w:r>
      <w:r>
        <w:t xml:space="preserve">A veszteségfüggvény három tag összegéből épül fel: Actor-tól kapott stratégiára, annak entrópiájára és a Critic fejre számolt költségből. Ezek minden esetben átlagértékek összegek helyett, mivel egy epizód idő előtt is befejeződhet, tehát nem biztos, hogy azonos hosszúságúak lesznek a batch-ek. </w:t>
      </w:r>
    </w:p>
    <w:p w14:paraId="48EFE52A" w14:textId="1FD4B3B9" w:rsidR="008132A0" w:rsidRPr="00FA7462" w:rsidRDefault="008132A0" w:rsidP="008132A0">
      <w:r>
        <w:t xml:space="preserve">Az Actor költségét különbözőképpen kell számolni attól függően, hogy A2C-t vagy PPO-t </w:t>
      </w:r>
      <w:r w:rsidRPr="00FA7462">
        <w:t>alkalmazok</w:t>
      </w:r>
      <w:r>
        <w:t>, míg a másik két tag változatlan mindkét esetben. A Critic fej költsége az előnyre számított átlagos négyzetes hiba (</w:t>
      </w:r>
      <w:r w:rsidRPr="00816183">
        <w:rPr>
          <w:i/>
          <w:iCs/>
        </w:rPr>
        <w:t>MSE</w:t>
      </w:r>
      <w:r>
        <w:rPr>
          <w:i/>
          <w:iCs/>
        </w:rPr>
        <w:t xml:space="preserve"> </w:t>
      </w:r>
      <w:r>
        <w:t xml:space="preserve">– </w:t>
      </w:r>
      <w:r w:rsidRPr="00816183">
        <w:rPr>
          <w:i/>
          <w:iCs/>
        </w:rPr>
        <w:t>mean squared error</w:t>
      </w:r>
      <w:r>
        <w:t xml:space="preserve">), mely arra ösztönzi a hálót, hogy minél pontosabban becsülje meg a jövőbeli </w:t>
      </w:r>
      <w:r w:rsidRPr="00054887">
        <w:t xml:space="preserve">diszkontált </w:t>
      </w:r>
      <w:r>
        <w:t>jutalmat. Az Actor kimenetén érkező nyers akció értékeket (</w:t>
      </w:r>
      <w:r w:rsidRPr="00053BCD">
        <w:rPr>
          <w:i/>
          <w:iCs/>
        </w:rPr>
        <w:t>logits</w:t>
      </w:r>
      <w:r>
        <w:t xml:space="preserve">) </w:t>
      </w:r>
      <w:r w:rsidRPr="00053BCD">
        <w:rPr>
          <w:i/>
          <w:iCs/>
        </w:rPr>
        <w:t>softmax</w:t>
      </w:r>
      <w:r>
        <w:rPr>
          <w:i/>
          <w:iCs/>
        </w:rPr>
        <w:t xml:space="preserve"> </w:t>
      </w:r>
      <w:r>
        <w:t xml:space="preserve">segítségével konvertáljuk valószínűségi változókká. Az akciókat ebből a kategorikus eloszlásból mintavételezzük. Az </w:t>
      </w:r>
      <w:r>
        <w:lastRenderedPageBreak/>
        <w:t xml:space="preserve">eloszlás entrópiáját is hozzáadjuk a veszteségekhez regularizáció céljából: </w:t>
      </w:r>
      <w:del w:id="8" w:author="Márton" w:date="2021-12-14T07:23:00Z">
        <w:r w:rsidDel="00D61BDD">
          <w:delText>Hogy ne legyen</w:delText>
        </w:r>
      </w:del>
      <w:ins w:id="9" w:author="Márton" w:date="2021-12-14T07:23:00Z">
        <w:r w:rsidR="00D61BDD">
          <w:t>Az</w:t>
        </w:r>
      </w:ins>
      <w:r>
        <w:t xml:space="preserve"> elfajuló (kis entrópiájú) a stratégi</w:t>
      </w:r>
      <w:del w:id="10" w:author="Márton" w:date="2021-12-14T07:23:00Z">
        <w:r w:rsidDel="00D61BDD">
          <w:delText>a,</w:delText>
        </w:r>
      </w:del>
      <w:ins w:id="11" w:author="Márton" w:date="2021-12-14T07:23:00Z">
        <w:r w:rsidR="00D61BDD">
          <w:t>át elkerülendő ezt</w:t>
        </w:r>
      </w:ins>
      <w:r>
        <w:t xml:space="preserve"> kivonjuk az összegből</w:t>
      </w:r>
      <w:ins w:id="12" w:author="Márton" w:date="2021-12-14T07:23:00Z">
        <w:r w:rsidR="00D61BDD">
          <w:t>,</w:t>
        </w:r>
      </w:ins>
      <w:del w:id="13" w:author="Márton" w:date="2021-12-14T07:23:00Z">
        <w:r w:rsidDel="00D61BDD">
          <w:delText>.</w:delText>
        </w:r>
      </w:del>
      <w:r>
        <w:t xml:space="preserve"> </w:t>
      </w:r>
      <w:ins w:id="14" w:author="Márton" w:date="2021-12-14T07:23:00Z">
        <w:r w:rsidR="00D61BDD">
          <w:t>v</w:t>
        </w:r>
      </w:ins>
      <w:del w:id="15" w:author="Márton" w:date="2021-12-14T07:23:00Z">
        <w:r w:rsidDel="00D61BDD">
          <w:delText>V</w:delText>
        </w:r>
      </w:del>
      <w:r>
        <w:t>iszont kis súllyal szerepel az egyenletben, hogy ne legyen egyenletes eloszlású (nagy entrópiájú) se</w:t>
      </w:r>
      <w:del w:id="16" w:author="Márton" w:date="2021-12-14T07:23:00Z">
        <w:r w:rsidDel="00D61BDD">
          <w:delText>m</w:delText>
        </w:r>
      </w:del>
      <w:r>
        <w:t xml:space="preserve"> a stratégia.</w:t>
      </w:r>
    </w:p>
    <w:p w14:paraId="36375D97" w14:textId="77777777" w:rsidR="008132A0" w:rsidRPr="00AE2028" w:rsidRDefault="008132A0" w:rsidP="008132A0">
      <w:pPr>
        <w:pStyle w:val="Heading3"/>
      </w:pPr>
      <w:bookmarkStart w:id="17" w:name="_Toc89380278"/>
      <w:r w:rsidRPr="00AE2028">
        <w:t>Ágens</w:t>
      </w:r>
      <w:bookmarkEnd w:id="17"/>
    </w:p>
    <w:p w14:paraId="050E41D3" w14:textId="77777777" w:rsidR="008132A0" w:rsidRPr="00AE2028" w:rsidRDefault="008132A0" w:rsidP="008132A0">
      <w:r w:rsidRPr="00AE2028">
        <w:t xml:space="preserve">Az architektúra lelke, vagyis maga az ágens az Actor-Critic neurális hálózat. Ez a módszer alkalmas az optimális stratégia megtanulására. </w:t>
      </w:r>
    </w:p>
    <w:p w14:paraId="0EFFF893" w14:textId="629417C5" w:rsidR="008132A0" w:rsidRPr="00AE2028" w:rsidRDefault="008132A0" w:rsidP="008132A0">
      <w:r w:rsidRPr="00AE2028">
        <w:t xml:space="preserve">A hálót alapvetően két egységre lehet </w:t>
      </w:r>
      <w:r w:rsidRPr="0069151D">
        <w:t>bontani: Az első fele a bemenet</w:t>
      </w:r>
      <w:r>
        <w:t>é</w:t>
      </w:r>
      <w:r w:rsidRPr="0069151D">
        <w:t>n kapott állapot</w:t>
      </w:r>
      <w:del w:id="18" w:author="Márton" w:date="2021-12-14T07:25:00Z">
        <w:r w:rsidRPr="0069151D" w:rsidDel="00E46C47">
          <w:delText>ot</w:delText>
        </w:r>
      </w:del>
      <w:r>
        <w:t xml:space="preserve"> tenzort</w:t>
      </w:r>
      <w:r w:rsidRPr="0069151D">
        <w:t xml:space="preserve"> kódolja, vagyis a jellemzők kinyerésére szolgál (jellemző enkóder, </w:t>
      </w:r>
      <w:r w:rsidRPr="0069151D">
        <w:rPr>
          <w:i/>
          <w:iCs/>
        </w:rPr>
        <w:t>backbone</w:t>
      </w:r>
      <w:r w:rsidRPr="0069151D">
        <w:t>), míg a második fele lényegében a két fejet takarja, amelyek a kódolt jellemzőkből előállítják az optimális stratégiát és az állapot-érték függvényt</w:t>
      </w:r>
      <w:r w:rsidRPr="00AE2028">
        <w:t xml:space="preserve">. Az utóbbi komponens általában egyszerű, teljesen-összecsatolt osztályozó rétegeket tartalmaz. Diszkrét esetben az Actor fej egy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AE2028">
        <w:t xml:space="preserve"> (a lehetséges akciók száma) neuronokból </w:t>
      </w:r>
      <w:r>
        <w:t xml:space="preserve">álló </w:t>
      </w:r>
      <w:r w:rsidRPr="00AE2028">
        <w:t xml:space="preserve">osztályozó, míg a Critic fej egyetlen skalárt ad meg, az állapot-értéket. Ez a része a hálónak viszonylag egyértelműen adódik, </w:t>
      </w:r>
      <w:del w:id="19" w:author="Márton" w:date="2021-12-14T07:25:00Z">
        <w:r w:rsidRPr="00AE2028" w:rsidDel="00563E54">
          <w:delText xml:space="preserve">de </w:delText>
        </w:r>
      </w:del>
      <w:ins w:id="20" w:author="Márton" w:date="2021-12-14T07:25:00Z">
        <w:r w:rsidR="00563E54">
          <w:t>azonban</w:t>
        </w:r>
        <w:r w:rsidR="00563E54" w:rsidRPr="00AE2028">
          <w:t xml:space="preserve"> </w:t>
        </w:r>
      </w:ins>
      <w:r w:rsidRPr="00AE2028">
        <w:t xml:space="preserve">egyáltalán nem evidens, hogy a </w:t>
      </w:r>
      <w:r>
        <w:t>backbone</w:t>
      </w:r>
      <w:r w:rsidRPr="00AE2028">
        <w:t xml:space="preserve"> része hogyan épül fel.</w:t>
      </w:r>
    </w:p>
    <w:p w14:paraId="0CEFC65E" w14:textId="77777777" w:rsidR="008132A0" w:rsidRPr="00AE2028" w:rsidRDefault="008132A0" w:rsidP="008132A0">
      <w:pPr>
        <w:pStyle w:val="Kp"/>
      </w:pPr>
      <w:r w:rsidRPr="00AE2028">
        <w:rPr>
          <w:noProof/>
        </w:rPr>
        <w:drawing>
          <wp:inline distT="0" distB="0" distL="0" distR="0" wp14:anchorId="46750323" wp14:editId="12063879">
            <wp:extent cx="5400040" cy="1601470"/>
            <wp:effectExtent l="0" t="0" r="0" b="0"/>
            <wp:docPr id="21" name="Ábr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1" w:name="_Ref72137156"/>
    <w:p w14:paraId="6599C901" w14:textId="77777777" w:rsidR="008132A0" w:rsidRPr="00AE2028" w:rsidRDefault="008132A0" w:rsidP="008132A0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fldSimple w:instr=" SEQ ábra \* ARABIC \s 1 ">
        <w:r>
          <w:rPr>
            <w:noProof/>
          </w:rPr>
          <w:t>2</w:t>
        </w:r>
      </w:fldSimple>
      <w:r w:rsidRPr="00AE2028">
        <w:t>. ábra</w:t>
      </w:r>
      <w:bookmarkEnd w:id="21"/>
      <w:r w:rsidRPr="00AE2028">
        <w:t xml:space="preserve"> Actor-Critic modell</w:t>
      </w:r>
    </w:p>
    <w:p w14:paraId="57C128CB" w14:textId="42F096F0" w:rsidR="008132A0" w:rsidRDefault="008132A0" w:rsidP="008132A0">
      <w:r w:rsidRPr="00AE2028">
        <w:t xml:space="preserve">A </w:t>
      </w:r>
      <w:r>
        <w:t xml:space="preserve">backbone </w:t>
      </w:r>
      <w:r w:rsidRPr="00AE2028">
        <w:t>első komponense egy</w:t>
      </w:r>
      <w:r>
        <w:t xml:space="preserve"> ortogonálisan inicializált</w:t>
      </w:r>
      <w:r w:rsidRPr="00AE2028">
        <w:t xml:space="preserve"> CNN hálózat, mely a bemenetén kapott NCHW formátumú képek </w:t>
      </w:r>
      <w:r w:rsidRPr="003400D2">
        <w:t xml:space="preserve">tenzorát egy </w:t>
      </w:r>
      <m:oMath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3400D2">
        <w:t>(rejtett dimenzió) hosszú vektorba képezi le. A</w:t>
      </w:r>
      <w:r w:rsidRPr="00AE2028">
        <w:t xml:space="preserve"> dimenziócsökkentést négy darab egymást követő leskálázó konvolúcióval </w:t>
      </w:r>
      <w:sdt>
        <w:sdtPr>
          <w:id w:val="2076770014"/>
          <w:citation/>
        </w:sdtPr>
        <w:sdtEndPr/>
        <w:sdtContent>
          <w:r w:rsidRPr="00AE2028">
            <w:fldChar w:fldCharType="begin"/>
          </w:r>
          <w:r w:rsidRPr="00AE2028">
            <w:instrText xml:space="preserve"> CITATION Zei14 \l 1038 </w:instrText>
          </w:r>
          <w:r w:rsidRPr="00AE2028">
            <w:fldChar w:fldCharType="separate"/>
          </w:r>
          <w:r>
            <w:rPr>
              <w:noProof/>
            </w:rPr>
            <w:t>[19]</w:t>
          </w:r>
          <w:r w:rsidRPr="00AE2028">
            <w:fldChar w:fldCharType="end"/>
          </w:r>
        </w:sdtContent>
      </w:sdt>
      <w:r w:rsidRPr="00AE2028">
        <w:t xml:space="preserve"> érem el, tehát </w:t>
      </w:r>
      <w:r w:rsidRPr="002741F2">
        <w:t>pooling</w:t>
      </w:r>
      <w:r w:rsidRPr="00AE2028">
        <w:t xml:space="preserve"> réteget nem alkalmazok. A</w:t>
      </w:r>
      <w:r>
        <w:t>z egyes</w:t>
      </w:r>
      <w:r w:rsidRPr="00AE2028">
        <w:t xml:space="preserve"> konvolúciós rétegek aktivációs függvényeiként </w:t>
      </w:r>
      <w:r w:rsidRPr="00AE2028">
        <w:rPr>
          <w:i/>
          <w:iCs/>
        </w:rPr>
        <w:t>Leaky</w:t>
      </w:r>
      <w:ins w:id="22" w:author="Márton" w:date="2021-12-14T07:26:00Z">
        <w:r w:rsidR="00563E54">
          <w:rPr>
            <w:i/>
            <w:iCs/>
          </w:rPr>
          <w:t xml:space="preserve"> </w:t>
        </w:r>
      </w:ins>
      <w:r w:rsidRPr="00AE2028">
        <w:rPr>
          <w:i/>
          <w:iCs/>
        </w:rPr>
        <w:t>ReLU</w:t>
      </w:r>
      <w:r w:rsidRPr="00AE2028">
        <w:t xml:space="preserve"> nemlinearitást alkalmazok, mely hasonló a </w:t>
      </w:r>
      <w:r w:rsidRPr="00AE2028">
        <w:rPr>
          <w:i/>
          <w:iCs/>
        </w:rPr>
        <w:t>ReLU</w:t>
      </w:r>
      <w:r w:rsidRPr="00AE2028">
        <w:t xml:space="preserve"> függvényhez, de a negatív tartományban nem nullát rendel a bemen</w:t>
      </w:r>
      <w:r w:rsidRPr="00124E40">
        <w:t xml:space="preserve">ethez, hanem a kis meredekségű letörése miatt egy kicsi negatív számot. </w:t>
      </w:r>
    </w:p>
    <w:p w14:paraId="2846D022" w14:textId="77777777" w:rsidR="008132A0" w:rsidRDefault="008132A0" w:rsidP="008132A0">
      <w:r>
        <w:t xml:space="preserve">A stabilabb és gyorsabb konvergencia érdekében ún. </w:t>
      </w:r>
      <w:r w:rsidRPr="005E13F8">
        <w:rPr>
          <w:i/>
          <w:iCs/>
        </w:rPr>
        <w:t>LayerNorm</w:t>
      </w:r>
      <w:r>
        <w:t xml:space="preserve">-ot alkalmazok a konvolúciók után. Az ismertebb </w:t>
      </w:r>
      <w:r w:rsidRPr="00DD05EB">
        <w:rPr>
          <w:i/>
          <w:iCs/>
        </w:rPr>
        <w:t>BatchNorm</w:t>
      </w:r>
      <w:r>
        <w:t xml:space="preserve">-al szemben nem az egész batch-en keresztül </w:t>
      </w:r>
      <w:r>
        <w:lastRenderedPageBreak/>
        <w:t>normalizál csatornánkként, hanem minden egyes tenzort egyénileg kezelve az összes csatornáján keresztül normalizál. Mi esetünkben az egymáshoz nagyon közeli framek-en keresztül nem lenne értelme csatornánkként normalizálni.</w:t>
      </w:r>
    </w:p>
    <w:p w14:paraId="3FAB80C4" w14:textId="77777777" w:rsidR="008132A0" w:rsidRPr="00AE2028" w:rsidRDefault="008132A0" w:rsidP="008132A0">
      <w:r w:rsidRPr="00124E40">
        <w:t xml:space="preserve">Végül </w:t>
      </w:r>
      <w:r w:rsidRPr="00351468">
        <w:t xml:space="preserve">kicsomagolom a képeket, hogy ismét külön kezelhessük </w:t>
      </w:r>
      <w:r w:rsidRPr="00AE2028">
        <w:t>a különböző környezetektől kapott frameket. Ekkor a reprezentáció tenzor</w:t>
      </w:r>
      <w:r>
        <w:t>j</w:t>
      </w:r>
      <w:r w:rsidRPr="00AE2028"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h</m:t>
        </m:r>
      </m:oMath>
      <w:r w:rsidRPr="00AE2028">
        <w:t xml:space="preserve"> méretű, ahol az első dimenzió a környezetek száma, a második a framek száma.</w:t>
      </w:r>
    </w:p>
    <w:p w14:paraId="3177C5EE" w14:textId="77777777" w:rsidR="008132A0" w:rsidRPr="00AE2028" w:rsidRDefault="008132A0" w:rsidP="008132A0">
      <w:r w:rsidRPr="00AE2028">
        <w:t>A következő két blokk</w:t>
      </w:r>
      <w:r>
        <w:t>ot</w:t>
      </w:r>
      <w:r w:rsidRPr="00AE2028">
        <w:t xml:space="preserve"> opcionális</w:t>
      </w:r>
      <w:r>
        <w:t>an tartalmazza a modell</w:t>
      </w:r>
      <w:r w:rsidRPr="00AE2028">
        <w:t xml:space="preserve">, hogy különböző struktúrákat össze tudjak hasonlítani a tanítások során. Az első kikapcsolható blokk a Multi-Head Attention réteg </w:t>
      </w:r>
      <w:sdt>
        <w:sdtPr>
          <w:id w:val="1898859000"/>
          <w:citation/>
        </w:sdtPr>
        <w:sdtEndPr/>
        <w:sdtContent>
          <w:r w:rsidRPr="00AE2028">
            <w:fldChar w:fldCharType="begin"/>
          </w:r>
          <w:r w:rsidRPr="00AE2028">
            <w:instrText xml:space="preserve"> CITATION Wan20 \l 1038 </w:instrText>
          </w:r>
          <w:r w:rsidRPr="00AE2028">
            <w:fldChar w:fldCharType="separate"/>
          </w:r>
          <w:r>
            <w:rPr>
              <w:noProof/>
            </w:rPr>
            <w:t>[20]</w:t>
          </w:r>
          <w:r w:rsidRPr="00AE2028">
            <w:fldChar w:fldCharType="end"/>
          </w:r>
        </w:sdtContent>
      </w:sdt>
      <w:r w:rsidRPr="00AE2028">
        <w:t xml:space="preserve">, mely előtt </w:t>
      </w:r>
      <w:r>
        <w:t>szükségszerűen</w:t>
      </w:r>
      <w:r w:rsidRPr="00AE2028">
        <w:t xml:space="preserve"> alkalmaz</w:t>
      </w:r>
      <w:r>
        <w:t>om</w:t>
      </w:r>
      <w:r w:rsidRPr="00AE2028">
        <w:t xml:space="preserve"> a</w:t>
      </w:r>
      <w:r>
        <w:t xml:space="preserve"> bemutatott </w:t>
      </w:r>
      <w:r w:rsidRPr="00AE2028">
        <w:t>pozíció kódolási technikát. A bemeneti szekvencia hossza a képek száma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Pr="00AE2028">
        <w:t xml:space="preserve">), hiszen a képek pozícióit szeretnénk kódolni, a környezetek mentén azonos lesz a kódolás (nyilvánvalóan nem szeretnénk különbséget tenni a független környezetek között). A rejtett dimenziók száma </w:t>
      </w:r>
      <m:oMath>
        <m:r>
          <w:rPr>
            <w:rFonts w:ascii="Cambria Math" w:hAnsi="Cambria Math"/>
          </w:rPr>
          <m:t>h</m:t>
        </m:r>
      </m:oMath>
      <w:r w:rsidRPr="00AE2028">
        <w:t xml:space="preserve">, mely egy-két nagyságrenddel nagyobb, mint a képek száma. </w:t>
      </w:r>
    </w:p>
    <w:p w14:paraId="5AF1166C" w14:textId="77777777" w:rsidR="008132A0" w:rsidRPr="00AE2028" w:rsidRDefault="008132A0" w:rsidP="008132A0">
      <w:pPr>
        <w:pStyle w:val="Kp"/>
      </w:pPr>
      <w:r w:rsidRPr="00AE2028">
        <w:rPr>
          <w:noProof/>
        </w:rPr>
        <w:drawing>
          <wp:inline distT="0" distB="0" distL="0" distR="0" wp14:anchorId="13B13CDF" wp14:editId="1178F25C">
            <wp:extent cx="4338320" cy="2477135"/>
            <wp:effectExtent l="0" t="0" r="508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3" w:name="_Ref72137346"/>
    <w:p w14:paraId="6DF61AB4" w14:textId="77777777" w:rsidR="008132A0" w:rsidRPr="00AE2028" w:rsidRDefault="008132A0" w:rsidP="008132A0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fldSimple w:instr=" SEQ ábra \* ARABIC \s 1 ">
        <w:r>
          <w:rPr>
            <w:noProof/>
          </w:rPr>
          <w:t>3</w:t>
        </w:r>
      </w:fldSimple>
      <w:r w:rsidRPr="00AE2028">
        <w:t>. ábra</w:t>
      </w:r>
      <w:bookmarkEnd w:id="23"/>
      <w:r w:rsidRPr="00AE2028">
        <w:t xml:space="preserve"> Pozíció kódolás, feltüntetve az általam használt kódok halmazát</w:t>
      </w:r>
    </w:p>
    <w:p w14:paraId="156B53B2" w14:textId="12FDE51D" w:rsidR="008132A0" w:rsidRPr="00AE2028" w:rsidRDefault="008132A0" w:rsidP="008132A0">
      <w:r w:rsidRPr="00AE2028">
        <w:t xml:space="preserve">A </w:t>
      </w:r>
      <w:r w:rsidRPr="00AE2028">
        <w:rPr>
          <w:b/>
          <w:bCs/>
        </w:rPr>
        <w:fldChar w:fldCharType="begin"/>
      </w:r>
      <w:r w:rsidRPr="00AE2028">
        <w:rPr>
          <w:b/>
          <w:bCs/>
        </w:rPr>
        <w:instrText xml:space="preserve"> REF _Ref72137346 \h  \* MERGEFORMAT </w:instrText>
      </w:r>
      <w:r w:rsidRPr="00AE2028">
        <w:rPr>
          <w:b/>
          <w:bCs/>
        </w:rPr>
      </w:r>
      <w:r w:rsidRPr="00AE2028">
        <w:rPr>
          <w:b/>
          <w:bCs/>
        </w:rPr>
        <w:fldChar w:fldCharType="separate"/>
      </w:r>
      <w:r w:rsidRPr="00C57641">
        <w:rPr>
          <w:b/>
          <w:bCs/>
          <w:noProof/>
        </w:rPr>
        <w:t>4</w:t>
      </w:r>
      <w:r w:rsidRPr="00C57641">
        <w:rPr>
          <w:b/>
          <w:bCs/>
        </w:rPr>
        <w:t>.</w:t>
      </w:r>
      <w:r w:rsidRPr="00C57641">
        <w:rPr>
          <w:b/>
          <w:bCs/>
          <w:noProof/>
        </w:rPr>
        <w:t>3</w:t>
      </w:r>
      <w:r w:rsidRPr="00C57641">
        <w:rPr>
          <w:b/>
          <w:bCs/>
        </w:rPr>
        <w:t>. ábr</w:t>
      </w:r>
      <w:r>
        <w:rPr>
          <w:b/>
          <w:bCs/>
        </w:rPr>
        <w:t>án</w:t>
      </w:r>
      <w:r w:rsidRPr="00AE2028">
        <w:rPr>
          <w:b/>
          <w:bCs/>
        </w:rPr>
        <w:fldChar w:fldCharType="end"/>
      </w:r>
      <w:r w:rsidRPr="00AE2028">
        <w:rPr>
          <w:b/>
          <w:bCs/>
        </w:rPr>
        <w:t xml:space="preserve"> </w:t>
      </w:r>
      <w:r w:rsidRPr="00AE2028">
        <w:t xml:space="preserve">látható egy példa, melyen ábrázoltan, hogy hogyan alakulnak a kódok egy </w:t>
      </w:r>
      <w:r>
        <w:t>adott</w:t>
      </w:r>
      <w:r w:rsidRPr="00AE2028">
        <w:t xml:space="preserve"> beállításnál, mely egy maximum 1920 hosszú és 1080 rejtett dimenziójú szekvenciát képes kódolni. Az így kapott Full HD képen már </w:t>
      </w:r>
      <w:r>
        <w:t>könyebben</w:t>
      </w:r>
      <w:r w:rsidRPr="00AE2028">
        <w:t xml:space="preserve"> ki lehet venni az exponenciálisan nővő hullámhosszokat, a </w:t>
      </w:r>
      <w:r w:rsidRPr="00AE2028">
        <w:rPr>
          <w:b/>
          <w:bCs/>
        </w:rPr>
        <w:fldChar w:fldCharType="begin"/>
      </w:r>
      <w:r w:rsidRPr="00AE2028">
        <w:rPr>
          <w:b/>
          <w:bCs/>
        </w:rPr>
        <w:instrText xml:space="preserve"> REF _Ref72137198 \h  \* MERGEFORMAT </w:instrText>
      </w:r>
      <w:r w:rsidRPr="00AE2028">
        <w:rPr>
          <w:b/>
          <w:bCs/>
        </w:rPr>
      </w:r>
      <w:r w:rsidRPr="00AE2028">
        <w:rPr>
          <w:b/>
          <w:bCs/>
        </w:rPr>
        <w:fldChar w:fldCharType="separate"/>
      </w:r>
      <w:r w:rsidRPr="00C57641">
        <w:rPr>
          <w:b/>
          <w:bCs/>
          <w:noProof/>
        </w:rPr>
        <w:t>2</w:t>
      </w:r>
      <w:r w:rsidRPr="00C57641">
        <w:rPr>
          <w:b/>
          <w:bCs/>
        </w:rPr>
        <w:t>.</w:t>
      </w:r>
      <w:r w:rsidRPr="00C57641">
        <w:rPr>
          <w:b/>
          <w:bCs/>
          <w:noProof/>
        </w:rPr>
        <w:t>12</w:t>
      </w:r>
      <w:r w:rsidRPr="00C57641">
        <w:rPr>
          <w:b/>
          <w:bCs/>
        </w:rPr>
        <w:t>. ábr</w:t>
      </w:r>
      <w:r>
        <w:rPr>
          <w:b/>
          <w:bCs/>
        </w:rPr>
        <w:t>ával</w:t>
      </w:r>
      <w:r w:rsidRPr="00AE2028">
        <w:rPr>
          <w:b/>
          <w:bCs/>
        </w:rPr>
        <w:fldChar w:fldCharType="end"/>
      </w:r>
      <w:r w:rsidRPr="00AE2028">
        <w:t xml:space="preserve"> szemben. A bal</w:t>
      </w:r>
      <w:ins w:id="24" w:author="Márton" w:date="2021-12-14T07:27:00Z">
        <w:r w:rsidR="00563E54">
          <w:t xml:space="preserve"> </w:t>
        </w:r>
      </w:ins>
      <w:r w:rsidRPr="00AE2028">
        <w:t xml:space="preserve">felső sarokba rajzolt téglalap jelzi az általam választott dimenziók esetén a kódolási beállítást, ahol </w:t>
      </w:r>
      <m:oMath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=512</m:t>
        </m:r>
      </m:oMath>
      <w:r w:rsidRPr="00AE2028">
        <w:t xml:space="preserve"> és a szekvencia hossza, azaz a képek száma: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=5</m:t>
        </m:r>
      </m:oMath>
      <w:r w:rsidRPr="00AE2028">
        <w:t xml:space="preserve">. Az arányok </w:t>
      </w:r>
      <w:del w:id="25" w:author="Márton" w:date="2021-12-14T07:28:00Z">
        <w:r w:rsidRPr="00AE2028" w:rsidDel="00563E54">
          <w:delText>nem teljesen stimmelnek, de így jobban látszódik a téglalap</w:delText>
        </w:r>
      </w:del>
      <w:ins w:id="26" w:author="Márton" w:date="2021-12-14T07:28:00Z">
        <w:r w:rsidR="00563E54">
          <w:t>a jobb láthatóság érdekében enyhén módosításra kerültek</w:t>
        </w:r>
      </w:ins>
      <w:r w:rsidRPr="00AE2028">
        <w:t>.</w:t>
      </w:r>
    </w:p>
    <w:p w14:paraId="51768125" w14:textId="77777777" w:rsidR="008132A0" w:rsidRPr="00AE2028" w:rsidRDefault="008132A0" w:rsidP="008132A0">
      <w:r w:rsidRPr="00AE2028">
        <w:lastRenderedPageBreak/>
        <w:t xml:space="preserve">A Multi-Head Attention megvalósításához a PyTorch implementációját használtam fel. A tanításokat egy kétfejű rétegen végeztem el, a </w:t>
      </w:r>
      <w:r>
        <w:t>paramétereket</w:t>
      </w:r>
      <w:r w:rsidRPr="00AE2028">
        <w:t xml:space="preserve"> úgy állítottam be, hogy a bemenet dimenzió</w:t>
      </w:r>
      <w:r>
        <w:t>i</w:t>
      </w:r>
      <w:r w:rsidRPr="00AE2028">
        <w:t xml:space="preserve"> ne változzanak.</w:t>
      </w:r>
    </w:p>
    <w:p w14:paraId="4A454C19" w14:textId="40449259" w:rsidR="008132A0" w:rsidRDefault="008132A0" w:rsidP="008132A0">
      <w:r w:rsidRPr="00AE2028">
        <w:t xml:space="preserve">Az Attention blokkot követi opcionálisan egy LSTM cella (Long Short-Term Memory </w:t>
      </w:r>
      <w:sdt>
        <w:sdtPr>
          <w:id w:val="901708240"/>
          <w:citation/>
        </w:sdtPr>
        <w:sdtEndPr/>
        <w:sdtContent>
          <w:r w:rsidRPr="00AE2028">
            <w:fldChar w:fldCharType="begin"/>
          </w:r>
          <w:r w:rsidRPr="00AE2028">
            <w:instrText xml:space="preserve"> CITATION Hoc97 \l 1038 </w:instrText>
          </w:r>
          <w:r w:rsidRPr="00AE2028">
            <w:fldChar w:fldCharType="separate"/>
          </w:r>
          <w:r>
            <w:rPr>
              <w:noProof/>
            </w:rPr>
            <w:t>[21]</w:t>
          </w:r>
          <w:r w:rsidRPr="00AE2028">
            <w:fldChar w:fldCharType="end"/>
          </w:r>
        </w:sdtContent>
      </w:sdt>
      <w:r w:rsidRPr="00AE2028">
        <w:t>). Az opcional</w:t>
      </w:r>
      <w:r>
        <w:t>i</w:t>
      </w:r>
      <w:r w:rsidRPr="00AE2028">
        <w:t xml:space="preserve">tás oly módon van </w:t>
      </w:r>
      <w:r>
        <w:t>korlátozva</w:t>
      </w:r>
      <w:r w:rsidRPr="00AE2028">
        <w:t xml:space="preserve">, hogy a Multi-Head Attention után mindenképp az LSTM réteg következzen. </w:t>
      </w:r>
      <w:del w:id="27" w:author="Márton" w:date="2021-12-14T07:28:00Z">
        <w:r w:rsidRPr="00AE2028" w:rsidDel="00563E54">
          <w:delText xml:space="preserve">Tehát </w:delText>
        </w:r>
      </w:del>
      <w:ins w:id="28" w:author="Márton" w:date="2021-12-14T07:28:00Z">
        <w:r w:rsidR="00563E54">
          <w:t>Ö</w:t>
        </w:r>
      </w:ins>
      <w:del w:id="29" w:author="Márton" w:date="2021-12-14T07:28:00Z">
        <w:r w:rsidRPr="00AE2028" w:rsidDel="00563E54">
          <w:delText>ö</w:delText>
        </w:r>
      </w:del>
      <w:r w:rsidRPr="00AE2028">
        <w:t>sszes</w:t>
      </w:r>
      <w:del w:id="30" w:author="Márton" w:date="2021-12-14T07:28:00Z">
        <w:r w:rsidRPr="00AE2028" w:rsidDel="00563E54">
          <w:delText>en</w:delText>
        </w:r>
      </w:del>
      <w:ins w:id="31" w:author="Márton" w:date="2021-12-14T07:28:00Z">
        <w:r w:rsidR="00563E54">
          <w:t>égében tehát</w:t>
        </w:r>
      </w:ins>
      <w:r w:rsidRPr="00AE2028">
        <w:t xml:space="preserve"> három módban futtatható az ágens: a</w:t>
      </w:r>
      <w:r>
        <w:t xml:space="preserve"> jellemző</w:t>
      </w:r>
      <w:r w:rsidRPr="00AE2028">
        <w:t xml:space="preserve"> enkóder csak a CNN blokkból, vagy CNN és LSTM blokkokból áll, vagy az összes blokk be van kapcsolva. Mivel az LSTM </w:t>
      </w:r>
      <w:ins w:id="32" w:author="Márton" w:date="2021-12-14T07:29:00Z">
        <w:r w:rsidR="00563E54">
          <w:t xml:space="preserve">- </w:t>
        </w:r>
      </w:ins>
      <w:r w:rsidRPr="00AE2028">
        <w:t>és emiatt az enkóder</w:t>
      </w:r>
      <w:ins w:id="33" w:author="Márton" w:date="2021-12-14T07:29:00Z">
        <w:r w:rsidR="00563E54">
          <w:t xml:space="preserve"> -</w:t>
        </w:r>
      </w:ins>
      <w:r w:rsidRPr="00AE2028">
        <w:t xml:space="preserve"> kimenetén lévő lineáris osztályozók is egy a </w:t>
      </w:r>
      <w:commentRangeStart w:id="34"/>
      <w:r w:rsidRPr="00AE2028">
        <w:t xml:space="preserve">környezetenként </w:t>
      </w:r>
      <w:commentRangeEnd w:id="34"/>
      <w:r w:rsidR="00563E54">
        <w:rPr>
          <w:rStyle w:val="CommentReference"/>
        </w:rPr>
        <w:commentReference w:id="34"/>
      </w:r>
      <w:r w:rsidRPr="00AE2028">
        <w:t xml:space="preserve">kódolt </w:t>
      </w:r>
      <w:r>
        <w:t>jellemző</w:t>
      </w:r>
      <w:r w:rsidRPr="00AE2028">
        <w:t xml:space="preserve"> vektort vár (az LSTM felépítéséből adódóan nem változtat a dimenziókon), ezért még egy transzformációra szükség van. Mivel a képek menti változás információját is a vektorba kell tömöríteni ezért Attention használata esetén a képek mentén átlagolok, míg a többi esetben egyszerűen csak kiválasztom az utolsó kapott frame reprezentációját és azt adom bemenetként az LSTM cellának vagy már közvetlenül a lineáris rétegeknek. Így a</w:t>
      </w:r>
      <w:r>
        <w:t xml:space="preserve"> backbone </w:t>
      </w:r>
      <w:r w:rsidRPr="00AE2028">
        <w:t xml:space="preserve">kimenete egy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h</m:t>
        </m:r>
      </m:oMath>
      <w:r w:rsidRPr="00AE2028">
        <w:t xml:space="preserve"> méretű mátrix lesz.</w:t>
      </w:r>
    </w:p>
    <w:p w14:paraId="5F8524E3" w14:textId="77777777" w:rsidR="008132A0" w:rsidRDefault="008132A0" w:rsidP="008132A0">
      <w:pPr>
        <w:rPr>
          <w:color w:val="FF0000"/>
        </w:rPr>
      </w:pPr>
      <w:commentRangeStart w:id="35"/>
      <w:r w:rsidRPr="00EF162D">
        <w:rPr>
          <w:color w:val="FF0000"/>
        </w:rPr>
        <w:t>Itt legyen egy 4.2-höz hasonló kép a tenzorok dimenzióval kiegészítve?</w:t>
      </w:r>
      <w:commentRangeEnd w:id="35"/>
      <w:r w:rsidR="00E46C47">
        <w:rPr>
          <w:rStyle w:val="CommentReference"/>
        </w:rPr>
        <w:commentReference w:id="35"/>
      </w:r>
    </w:p>
    <w:p w14:paraId="11E4EF16" w14:textId="77777777" w:rsidR="008132A0" w:rsidRPr="00AE2028" w:rsidRDefault="008132A0" w:rsidP="008132A0">
      <w:pPr>
        <w:pStyle w:val="Heading2"/>
      </w:pPr>
      <w:bookmarkStart w:id="36" w:name="_Toc89380279"/>
      <w:r w:rsidRPr="00AE2028">
        <w:t>Szimulációs környezet</w:t>
      </w:r>
      <w:bookmarkEnd w:id="36"/>
    </w:p>
    <w:p w14:paraId="16B4D192" w14:textId="4B7F1C60" w:rsidR="008132A0" w:rsidRPr="00AE2028" w:rsidRDefault="008132A0" w:rsidP="008132A0">
      <w:r>
        <w:t>C</w:t>
      </w:r>
      <w:r w:rsidRPr="00AE2028">
        <w:t xml:space="preserve">élhardveren tanítani, illetve </w:t>
      </w:r>
      <w:del w:id="37" w:author="Márton" w:date="2021-12-14T07:30:00Z">
        <w:r w:rsidRPr="00AE2028" w:rsidDel="006D73CD">
          <w:delText xml:space="preserve">folyton </w:delText>
        </w:r>
      </w:del>
      <w:ins w:id="38" w:author="Márton" w:date="2021-12-14T07:30:00Z">
        <w:r w:rsidR="006D73CD">
          <w:t>ezzel párhuzamosan</w:t>
        </w:r>
        <w:r w:rsidR="006D73CD" w:rsidRPr="00AE2028">
          <w:t xml:space="preserve"> </w:t>
        </w:r>
      </w:ins>
      <w:r w:rsidRPr="00AE2028">
        <w:t xml:space="preserve">tesztelni a hálót egyrészt lassú lenne, mert felesleges overhead-et okozna az integráció, hiszen mindig jelen kéne lenni a laborban. Másrészt igencsak költséges is lehet, hiszen, egy komolyabb hiba vagy rossz döntés miatt kárt tehet magában és a környezetében is a versenyautó. Ezért célszerű a szoftver működését egy </w:t>
      </w:r>
      <w:r>
        <w:t>pontos</w:t>
      </w:r>
      <w:r w:rsidRPr="00AE2028">
        <w:t xml:space="preserve"> fizikai motorral szimulált részletes környezetben tesztelni, ahol </w:t>
      </w:r>
      <w:r>
        <w:t>az említett</w:t>
      </w:r>
      <w:r w:rsidRPr="00AE2028">
        <w:t xml:space="preserve"> a hátrányok természetesen nem jelentkeznek.</w:t>
      </w:r>
    </w:p>
    <w:p w14:paraId="31D898D2" w14:textId="77777777" w:rsidR="008132A0" w:rsidRPr="00AE2028" w:rsidRDefault="008132A0" w:rsidP="008132A0">
      <w:pPr>
        <w:rPr>
          <w:noProof/>
        </w:rPr>
      </w:pPr>
      <w:r w:rsidRPr="00AE2028">
        <w:t xml:space="preserve">A kitűzött feladat elvégzéséhez a PyBullet fejlesztői kettő hasonló környezetet építettek már ki. Mindkettőben az ágens egy kis távirányítós versenyautó, </w:t>
      </w:r>
      <w:r>
        <w:t>amelynek el</w:t>
      </w:r>
      <w:r w:rsidRPr="00AE2028">
        <w:t xml:space="preserve"> kell jutnia egy nagy üres pályán (eredetileg egy focipályán) a pálya közepétől egy a pályán véletlenszerűen elhelyezett labdához. A két környezet abban különbözik leginkább, hogy míg az egyiknél a megfigyelés csak a labda pozíciója a kamera képén (</w:t>
      </w:r>
      <m:oMath>
        <m:r>
          <w:rPr>
            <w:rFonts w:ascii="Cambria Math" w:hAnsi="Cambria Math"/>
          </w:rPr>
          <m:t>x, y</m:t>
        </m:r>
      </m:oMath>
      <w:r w:rsidRPr="00AE2028">
        <w:t xml:space="preserve">), addig a másiknál a teljes RGB-D kamera kimenete. Az utóbbi környezetet fejlesztettem tovább, </w:t>
      </w:r>
      <w:r>
        <w:t xml:space="preserve">jelenleg már </w:t>
      </w:r>
      <w:r w:rsidRPr="00AE2028">
        <w:t xml:space="preserve">teljesen új </w:t>
      </w:r>
      <w:r>
        <w:t>elemekből</w:t>
      </w:r>
      <w:r w:rsidRPr="00AE2028">
        <w:t xml:space="preserve"> épül fel, kijavítottam és módosítottam</w:t>
      </w:r>
      <w:r>
        <w:t xml:space="preserve"> a</w:t>
      </w:r>
      <w:r w:rsidRPr="00AE2028">
        <w:t xml:space="preserve"> szükséges függvényeket, valamint új funkciókat hoztam létre és új jutalmazó függvényt </w:t>
      </w:r>
      <w:r>
        <w:t>implementáltam,</w:t>
      </w:r>
      <w:r w:rsidRPr="00AE2028">
        <w:t xml:space="preserve"> melyet később részletesen bemutato</w:t>
      </w:r>
      <w:r>
        <w:t>k</w:t>
      </w:r>
      <w:r w:rsidRPr="00AE2028">
        <w:t>.</w:t>
      </w:r>
      <w:r w:rsidRPr="00AE2028">
        <w:rPr>
          <w:noProof/>
        </w:rPr>
        <w:t xml:space="preserve"> </w:t>
      </w:r>
    </w:p>
    <w:p w14:paraId="5D6B6E67" w14:textId="77777777" w:rsidR="008132A0" w:rsidRPr="00AE2028" w:rsidRDefault="008132A0" w:rsidP="008132A0">
      <w:pPr>
        <w:pStyle w:val="Kp"/>
      </w:pPr>
      <w:r w:rsidRPr="00AE2028">
        <w:rPr>
          <w:noProof/>
        </w:rPr>
        <w:lastRenderedPageBreak/>
        <w:drawing>
          <wp:inline distT="0" distB="0" distL="0" distR="0" wp14:anchorId="67F66180" wp14:editId="72076089">
            <wp:extent cx="5391150" cy="250507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75582" w14:textId="77777777" w:rsidR="008132A0" w:rsidRPr="00AE2028" w:rsidRDefault="008132A0" w:rsidP="008132A0">
      <w:pPr>
        <w:pStyle w:val="Caption"/>
      </w:pPr>
      <w:fldSimple w:instr=" STYLEREF 1 \s ">
        <w:r>
          <w:rPr>
            <w:noProof/>
          </w:rPr>
          <w:t>4</w:t>
        </w:r>
      </w:fldSimple>
      <w:r>
        <w:t>.</w:t>
      </w:r>
      <w:fldSimple w:instr=" SEQ ábra \* ARABIC \s 1 ">
        <w:r>
          <w:rPr>
            <w:noProof/>
          </w:rPr>
          <w:t>4</w:t>
        </w:r>
      </w:fldSimple>
      <w:r w:rsidRPr="00AE2028">
        <w:t>. ábra Az eredeti PyBullet-es környezet, bal oldalt a kamera képe látható (felülről lefelé: RGB, mélység, szegmentált)</w:t>
      </w:r>
    </w:p>
    <w:p w14:paraId="6618523D" w14:textId="77777777" w:rsidR="008132A0" w:rsidRPr="00AE2028" w:rsidRDefault="008132A0" w:rsidP="008132A0">
      <w:pPr>
        <w:pStyle w:val="Heading3"/>
      </w:pPr>
      <w:bookmarkStart w:id="39" w:name="_Toc89380280"/>
      <w:r w:rsidRPr="00AE2028">
        <w:t>Objektumok beolvasása</w:t>
      </w:r>
      <w:bookmarkEnd w:id="39"/>
    </w:p>
    <w:p w14:paraId="4E17CB4C" w14:textId="282A9614" w:rsidR="008132A0" w:rsidRDefault="008132A0" w:rsidP="008132A0">
      <w:r w:rsidRPr="00AE2028">
        <w:t xml:space="preserve">A PyBullet egyik legnagyobb hátránya, hogy meglehetősen limitáltan </w:t>
      </w:r>
      <w:del w:id="40" w:author="Márton" w:date="2021-12-14T07:31:00Z">
        <w:r w:rsidRPr="00AE2028" w:rsidDel="006D73CD">
          <w:delText xml:space="preserve">tudja </w:delText>
        </w:r>
      </w:del>
      <w:ins w:id="41" w:author="Márton" w:date="2021-12-14T07:31:00Z">
        <w:r w:rsidR="006D73CD">
          <w:t>képes</w:t>
        </w:r>
        <w:r w:rsidR="006D73CD" w:rsidRPr="00AE2028">
          <w:t xml:space="preserve"> </w:t>
        </w:r>
      </w:ins>
      <w:r w:rsidRPr="00AE2028">
        <w:t xml:space="preserve">beolvasni az objektumokat és elhelyezni </w:t>
      </w:r>
      <w:r>
        <w:t xml:space="preserve">azokat </w:t>
      </w:r>
      <w:r w:rsidRPr="00AE2028">
        <w:t xml:space="preserve">a környezetben. Alapvetően két fájl típust </w:t>
      </w:r>
      <w:r>
        <w:t>képes</w:t>
      </w:r>
      <w:r w:rsidRPr="00AE2028">
        <w:t xml:space="preserve"> kezelni, az</w:t>
      </w:r>
      <w:r>
        <w:t xml:space="preserve"> ún.</w:t>
      </w:r>
      <w:r w:rsidRPr="00AE2028">
        <w:t xml:space="preserve"> </w:t>
      </w:r>
      <w:r w:rsidRPr="009446DE">
        <w:rPr>
          <w:i/>
          <w:iCs/>
        </w:rPr>
        <w:t>URDF</w:t>
      </w:r>
      <w:r w:rsidRPr="00AE2028">
        <w:t xml:space="preserve"> és </w:t>
      </w:r>
      <w:r w:rsidRPr="009446DE">
        <w:rPr>
          <w:i/>
          <w:iCs/>
        </w:rPr>
        <w:t>SDF</w:t>
      </w:r>
      <w:r w:rsidRPr="00AE2028">
        <w:t xml:space="preserve"> fájlokat, ezek mind </w:t>
      </w:r>
      <w:r w:rsidRPr="009446DE">
        <w:rPr>
          <w:i/>
          <w:iCs/>
        </w:rPr>
        <w:t>XML</w:t>
      </w:r>
      <w:r w:rsidRPr="00AE2028">
        <w:t xml:space="preserve"> alapúak. Az előbbi a bonyolultabb objektumokat írja le, mozgatható egységekkel, csuklókkal stb. Tipikusan a robotok leírását szolgálja, alapvetően ezek lesznek az ágensek a szimulációban, míg az utóbbi az egyszerűbb tereptárgyak jellemzőit írja le. Ezek olyan tulajdonságokat tartalmaznak, mint például a tömeg, súrlódás</w:t>
      </w:r>
      <w:r>
        <w:t>i együttható</w:t>
      </w:r>
      <w:r w:rsidRPr="00AE2028">
        <w:t xml:space="preserve">, pozíció és orientáció, szín, anyagjellemzők stb. </w:t>
      </w:r>
    </w:p>
    <w:p w14:paraId="01DEF3FC" w14:textId="77777777" w:rsidR="008132A0" w:rsidRDefault="008132A0" w:rsidP="008132A0">
      <w:pPr>
        <w:rPr>
          <w:color w:val="FF0000"/>
        </w:rPr>
      </w:pPr>
      <w:r w:rsidRPr="00AE2028">
        <w:t>A PyBullet</w:t>
      </w:r>
      <w:r>
        <w:t xml:space="preserve"> esetében</w:t>
      </w:r>
      <w:r w:rsidRPr="00AE2028">
        <w:t xml:space="preserve"> csak kevés ilyen előre elkészített modell volt számomra hasznos, így csak a versenyautó </w:t>
      </w:r>
      <w:r w:rsidRPr="009446DE">
        <w:rPr>
          <w:i/>
          <w:iCs/>
        </w:rPr>
        <w:t>URDF</w:t>
      </w:r>
      <w:r w:rsidRPr="00AE2028">
        <w:t xml:space="preserve"> modelljét használtam fel. A többi objektumot kezdetben kézzel próbáltam elkészíteni</w:t>
      </w:r>
      <w:r>
        <w:t xml:space="preserve"> az </w:t>
      </w:r>
      <w:r w:rsidRPr="009446DE">
        <w:rPr>
          <w:i/>
          <w:iCs/>
        </w:rPr>
        <w:t>XML</w:t>
      </w:r>
      <w:r w:rsidRPr="00AE2028">
        <w:t xml:space="preserve"> fájlok</w:t>
      </w:r>
      <w:r>
        <w:t xml:space="preserve"> szerkesztésével</w:t>
      </w:r>
      <w:r w:rsidRPr="00AE2028">
        <w:t xml:space="preserve">, melyekbe ingyenesen beszerzett </w:t>
      </w:r>
      <w:r w:rsidRPr="009446DE">
        <w:rPr>
          <w:i/>
          <w:iCs/>
        </w:rPr>
        <w:t>OBJ</w:t>
      </w:r>
      <w:r w:rsidRPr="00AE2028">
        <w:t xml:space="preserve"> fájlokat linkeltem. </w:t>
      </w:r>
      <w:r>
        <w:t>Mivel</w:t>
      </w:r>
      <w:r w:rsidRPr="00AE2028">
        <w:t xml:space="preserve"> rengeteg időt vett volna igénybe az össze</w:t>
      </w:r>
      <w:r>
        <w:t>s szükséges</w:t>
      </w:r>
      <w:r w:rsidRPr="00AE2028">
        <w:t xml:space="preserve"> tereptárgyat ily módon elkészíteni, ezért alternatív megoldások után néztem. Végül egy </w:t>
      </w:r>
      <w:r>
        <w:t>időközben</w:t>
      </w:r>
      <w:r w:rsidRPr="00AE2028">
        <w:t xml:space="preserve"> implementált osztály lett a segítségemre, melyben található egy </w:t>
      </w:r>
      <w:r>
        <w:t>hasznos</w:t>
      </w:r>
      <w:r w:rsidRPr="00AE2028">
        <w:t xml:space="preserve"> metódus, mely </w:t>
      </w:r>
      <w:r w:rsidRPr="009446DE">
        <w:rPr>
          <w:i/>
          <w:iCs/>
        </w:rPr>
        <w:t>WORLD</w:t>
      </w:r>
      <w:r w:rsidRPr="00AE2028">
        <w:t xml:space="preserve"> típusú </w:t>
      </w:r>
      <w:r w:rsidRPr="009446DE">
        <w:rPr>
          <w:i/>
          <w:iCs/>
        </w:rPr>
        <w:t>X</w:t>
      </w:r>
      <w:r w:rsidRPr="00D26451">
        <w:rPr>
          <w:i/>
          <w:iCs/>
        </w:rPr>
        <w:t>ML</w:t>
      </w:r>
      <w:r w:rsidRPr="00D26451">
        <w:t xml:space="preserve"> fájlokat képes feldolgozni. Ez egy tereptárgyakat (</w:t>
      </w:r>
      <w:r w:rsidRPr="00D26451">
        <w:rPr>
          <w:i/>
          <w:iCs/>
        </w:rPr>
        <w:t>SDF</w:t>
      </w:r>
      <w:r w:rsidRPr="00D26451">
        <w:t xml:space="preserve">) egybefoglaló </w:t>
      </w:r>
      <w:r w:rsidRPr="00D26451">
        <w:rPr>
          <w:i/>
          <w:iCs/>
        </w:rPr>
        <w:t>XML</w:t>
      </w:r>
      <w:r w:rsidRPr="00D26451">
        <w:t xml:space="preserve">, melyben minden objektum megjelenik. A </w:t>
      </w:r>
      <w:r w:rsidRPr="00D26451">
        <w:rPr>
          <w:i/>
          <w:iCs/>
        </w:rPr>
        <w:t>WORLD</w:t>
      </w:r>
      <w:r w:rsidRPr="00D26451">
        <w:t xml:space="preserve">, valamint a korábban említett két fájl típus is a Gazebo 3D robot szimulátor szoftver segítségével generálható. </w:t>
      </w:r>
    </w:p>
    <w:p w14:paraId="6142C810" w14:textId="36DA775F" w:rsidR="008132A0" w:rsidRDefault="008132A0" w:rsidP="008132A0">
      <w:r>
        <w:t>Ezáltal</w:t>
      </w:r>
      <w:r w:rsidRPr="00AE2028">
        <w:t xml:space="preserve"> lehetőség nyílt arra, hogy vagy tervezzek magamnak egy egész pályát, melyet egy az egyben be tud már olvasni a PyBullet, vagy egyszerűen keresek egy Gazebo-ban tervezett kész pályát. Végül találtam is egy számomra szimpatikus pályát, melyet </w:t>
      </w:r>
      <w:del w:id="42" w:author="Márton" w:date="2021-12-14T07:33:00Z">
        <w:r w:rsidRPr="00AE2028" w:rsidDel="006D73CD">
          <w:delText xml:space="preserve">szándékosan </w:delText>
        </w:r>
      </w:del>
      <w:ins w:id="43" w:author="Márton" w:date="2021-12-14T07:33:00Z">
        <w:r w:rsidR="006D73CD">
          <w:t>kifejezetten</w:t>
        </w:r>
        <w:r w:rsidR="006D73CD" w:rsidRPr="00AE2028">
          <w:t xml:space="preserve"> </w:t>
        </w:r>
      </w:ins>
      <w:r w:rsidRPr="00AE2028">
        <w:t xml:space="preserve">a PyBullet-hez készítettek el. Sok tekintetben hasonlít az </w:t>
      </w:r>
      <w:del w:id="44" w:author="Márton" w:date="2021-12-14T07:33:00Z">
        <w:r w:rsidRPr="00AE2028" w:rsidDel="006D73CD">
          <w:lastRenderedPageBreak/>
          <w:delText>elképzeléseinkre</w:delText>
        </w:r>
      </w:del>
      <w:ins w:id="45" w:author="Márton" w:date="2021-12-14T07:33:00Z">
        <w:r w:rsidR="006D73CD" w:rsidRPr="00AE2028">
          <w:t>elképzeléseink</w:t>
        </w:r>
        <w:r w:rsidR="006D73CD">
          <w:t>hez</w:t>
        </w:r>
      </w:ins>
      <w:r w:rsidRPr="00AE2028">
        <w:t>, és egyelőre tökéletesen megfelel</w:t>
      </w:r>
      <w:ins w:id="46" w:author="Márton" w:date="2021-12-14T07:33:00Z">
        <w:r w:rsidR="006D73CD">
          <w:t>t</w:t>
        </w:r>
      </w:ins>
      <w:r w:rsidRPr="00AE2028">
        <w:t xml:space="preserve"> a szimulációhoz. Sok</w:t>
      </w:r>
      <w:del w:id="47" w:author="Márton" w:date="2021-12-14T07:33:00Z">
        <w:r w:rsidRPr="00AE2028" w:rsidDel="006D73CD">
          <w:delText xml:space="preserve"> </w:delText>
        </w:r>
      </w:del>
      <w:r w:rsidRPr="00AE2028">
        <w:t xml:space="preserve">féle objektum található ezen a versenypályán: különböző falak és korlátok, lámpák, sávok, bóják stb. Egyetlen komolyabb hátránya, hogy maga a versenypálya egy fix objektum, és nem több részből áll, ezért jelenleg </w:t>
      </w:r>
      <w:r>
        <w:t>csakis</w:t>
      </w:r>
      <w:r w:rsidRPr="00AE2028">
        <w:t xml:space="preserve"> futópálya alakú </w:t>
      </w:r>
      <w:del w:id="48" w:author="Márton" w:date="2021-12-14T07:33:00Z">
        <w:r w:rsidRPr="00AE2028" w:rsidDel="006D73CD">
          <w:delText xml:space="preserve">a </w:delText>
        </w:r>
      </w:del>
      <w:r w:rsidRPr="00AE2028">
        <w:t>versenypálya</w:t>
      </w:r>
      <w:ins w:id="49" w:author="Márton" w:date="2021-12-14T07:33:00Z">
        <w:r w:rsidR="006D73CD">
          <w:t xml:space="preserve"> érhető el</w:t>
        </w:r>
      </w:ins>
      <w:r w:rsidRPr="00AE2028">
        <w:t xml:space="preserve">. </w:t>
      </w:r>
    </w:p>
    <w:p w14:paraId="5A01EC86" w14:textId="77777777" w:rsidR="008132A0" w:rsidRPr="00AE2028" w:rsidRDefault="008132A0" w:rsidP="008132A0">
      <w:pPr>
        <w:pStyle w:val="Kp"/>
      </w:pPr>
      <w:r w:rsidRPr="00AE2028">
        <w:rPr>
          <w:noProof/>
        </w:rPr>
        <w:drawing>
          <wp:inline distT="0" distB="0" distL="0" distR="0" wp14:anchorId="200F5D56" wp14:editId="087C5F92">
            <wp:extent cx="5391150" cy="28194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B1F0" w14:textId="77777777" w:rsidR="008132A0" w:rsidRPr="00AE2028" w:rsidRDefault="008132A0" w:rsidP="008132A0">
      <w:pPr>
        <w:pStyle w:val="Caption"/>
      </w:pPr>
      <w:fldSimple w:instr=" STYLEREF 1 \s ">
        <w:r>
          <w:rPr>
            <w:noProof/>
          </w:rPr>
          <w:t>4</w:t>
        </w:r>
      </w:fldSimple>
      <w:r>
        <w:t>.</w:t>
      </w:r>
      <w:fldSimple w:instr=" SEQ ábra \* ARABIC \s 1 ">
        <w:r>
          <w:rPr>
            <w:noProof/>
          </w:rPr>
          <w:t>5</w:t>
        </w:r>
      </w:fldSimple>
      <w:r w:rsidRPr="00AE2028">
        <w:t>. ábra Az elkészült pálya, a hibás színkezeléssel együtt</w:t>
      </w:r>
    </w:p>
    <w:p w14:paraId="05461530" w14:textId="55BCDEF4" w:rsidR="008132A0" w:rsidRPr="00AE2028" w:rsidRDefault="008132A0" w:rsidP="008132A0">
      <w:r w:rsidRPr="00AE2028">
        <w:t xml:space="preserve">A felesleges tereptárgyak törlése és egyéb módosítások után még elhelyeztem két álló objektumot, valamint egy mozgó objektumot is magán a versenypályán. A versenyautót a pályán véletlenszerűen helyezem el az epizódok elején. A többi pálya elem </w:t>
      </w:r>
      <w:ins w:id="50" w:author="Márton" w:date="2021-12-14T07:34:00Z">
        <w:r w:rsidR="006D73CD">
          <w:t xml:space="preserve">jelenleg </w:t>
        </w:r>
      </w:ins>
      <w:r w:rsidRPr="006E7F15">
        <w:t xml:space="preserve">még fix pozícióval generálódik a környezetbe. Ezeken </w:t>
      </w:r>
      <w:r w:rsidRPr="00AE2028">
        <w:t>kívül kiemelendő objektum még a célvonal, valamint egy közlekedési lámpa is, melyeket felhasznál</w:t>
      </w:r>
      <w:r>
        <w:t>o</w:t>
      </w:r>
      <w:r w:rsidRPr="00AE2028">
        <w:t>k a jutalom számításához. A pályán található még egy Stop tábla is, de ezt és egyéb táblákat jelenleg még nem használ</w:t>
      </w:r>
      <w:r>
        <w:t>o</w:t>
      </w:r>
      <w:r w:rsidRPr="00AE2028">
        <w:t>k fel az autó tanításához.</w:t>
      </w:r>
    </w:p>
    <w:p w14:paraId="6CA79379" w14:textId="6A78170F" w:rsidR="008132A0" w:rsidRPr="005367B5" w:rsidRDefault="008132A0" w:rsidP="008132A0">
      <w:r w:rsidRPr="00AE2028">
        <w:t>Itt megemlíteném, a PyBullet legnehezebben javítható bug-ját</w:t>
      </w:r>
      <w:r>
        <w:t>: A</w:t>
      </w:r>
      <w:r w:rsidRPr="00AE2028">
        <w:t xml:space="preserve"> </w:t>
      </w:r>
      <w:r w:rsidRPr="009446DE">
        <w:rPr>
          <w:i/>
          <w:iCs/>
        </w:rPr>
        <w:t>WORLD</w:t>
      </w:r>
      <w:r w:rsidRPr="00AE2028">
        <w:t xml:space="preserve"> és </w:t>
      </w:r>
      <w:r w:rsidRPr="009446DE">
        <w:rPr>
          <w:i/>
          <w:iCs/>
        </w:rPr>
        <w:t>SDF</w:t>
      </w:r>
      <w:r w:rsidRPr="00AE2028">
        <w:t xml:space="preserve"> fájlok beolvasása nem tökéletes, </w:t>
      </w:r>
      <w:del w:id="51" w:author="Márton" w:date="2021-12-14T07:34:00Z">
        <w:r w:rsidDel="006D73CD">
          <w:delText xml:space="preserve">valami </w:delText>
        </w:r>
      </w:del>
      <w:ins w:id="52" w:author="Márton" w:date="2021-12-14T07:34:00Z">
        <w:r w:rsidR="006D73CD">
          <w:t>egyelőre ismeretlen</w:t>
        </w:r>
        <w:r w:rsidR="006D73CD">
          <w:t xml:space="preserve"> </w:t>
        </w:r>
      </w:ins>
      <w:r>
        <w:t>okból</w:t>
      </w:r>
      <w:r w:rsidRPr="00AE2028">
        <w:t xml:space="preserve"> </w:t>
      </w:r>
      <w:del w:id="53" w:author="Márton" w:date="2021-12-14T07:34:00Z">
        <w:r w:rsidRPr="00AE2028" w:rsidDel="006D73CD">
          <w:delText xml:space="preserve">elrontja </w:delText>
        </w:r>
      </w:del>
      <w:r w:rsidRPr="00AE2028">
        <w:t>az anyagjellemzők</w:t>
      </w:r>
      <w:ins w:id="54" w:author="Márton" w:date="2021-12-14T07:34:00Z">
        <w:r w:rsidR="006D73CD">
          <w:t xml:space="preserve"> beolvasása hibás</w:t>
        </w:r>
      </w:ins>
      <w:del w:id="55" w:author="Márton" w:date="2021-12-14T07:34:00Z">
        <w:r w:rsidRPr="00AE2028" w:rsidDel="006D73CD">
          <w:delText>et</w:delText>
        </w:r>
      </w:del>
      <w:r w:rsidRPr="00AE2028">
        <w:t>. Ez abban mutatkozik meg, hogy az objektumokat felváltva sárga vagy zöld színnel „maszkolja”. Ezt sajnos nem tudtam sehogy sem javítani. Az alábbi képen az elkészült versenypálya látható.</w:t>
      </w:r>
    </w:p>
    <w:p w14:paraId="73D17C45" w14:textId="77777777" w:rsidR="008132A0" w:rsidRPr="00AE2028" w:rsidRDefault="008132A0" w:rsidP="008132A0">
      <w:pPr>
        <w:pStyle w:val="Heading3"/>
      </w:pPr>
      <w:bookmarkStart w:id="56" w:name="_Toc89380281"/>
      <w:r w:rsidRPr="00AE2028">
        <w:t>UI</w:t>
      </w:r>
      <w:bookmarkEnd w:id="56"/>
    </w:p>
    <w:p w14:paraId="469951E3" w14:textId="77777777" w:rsidR="008132A0" w:rsidRPr="00AE2028" w:rsidRDefault="008132A0" w:rsidP="008132A0">
      <w:r w:rsidRPr="00AE2028">
        <w:t xml:space="preserve">A PyBullet egyik hasznos tulajdonsága, hogy a kezelőfelületén gombokat és csúszkákat helyezhetünk el, melyekkel bármilyen paramétert </w:t>
      </w:r>
      <w:r>
        <w:t>változtathatunk</w:t>
      </w:r>
      <w:r w:rsidRPr="00AE2028">
        <w:t xml:space="preserve">. Sajnos a gomb </w:t>
      </w:r>
      <w:r w:rsidRPr="00AE2028">
        <w:lastRenderedPageBreak/>
        <w:t xml:space="preserve">implementálása kissé </w:t>
      </w:r>
      <w:r>
        <w:t>hibásra</w:t>
      </w:r>
      <w:r w:rsidRPr="00AE2028">
        <w:t xml:space="preserve"> sikerült, így a gomb helyett is csúszka jelenik meg (például a</w:t>
      </w:r>
      <w:r w:rsidRPr="00AE2028">
        <w:rPr>
          <w:b/>
          <w:bCs/>
        </w:rPr>
        <w:t xml:space="preserve"> </w:t>
      </w:r>
      <w:r w:rsidRPr="00AE2028">
        <w:rPr>
          <w:b/>
          <w:bCs/>
        </w:rPr>
        <w:fldChar w:fldCharType="begin"/>
      </w:r>
      <w:r w:rsidRPr="00AE2028">
        <w:rPr>
          <w:b/>
          <w:bCs/>
        </w:rPr>
        <w:instrText xml:space="preserve"> REF _Ref71989337 \h  \* MERGEFORMAT </w:instrText>
      </w:r>
      <w:r w:rsidRPr="00AE2028">
        <w:rPr>
          <w:b/>
          <w:bCs/>
        </w:rPr>
      </w:r>
      <w:r w:rsidRPr="00AE2028">
        <w:rPr>
          <w:b/>
          <w:bCs/>
        </w:rPr>
        <w:fldChar w:fldCharType="separate"/>
      </w:r>
      <w:r w:rsidRPr="00C57641">
        <w:rPr>
          <w:b/>
          <w:bCs/>
          <w:noProof/>
        </w:rPr>
        <w:t>4</w:t>
      </w:r>
      <w:r w:rsidRPr="00C57641">
        <w:rPr>
          <w:b/>
          <w:bCs/>
        </w:rPr>
        <w:t>.</w:t>
      </w:r>
      <w:r w:rsidRPr="00C57641">
        <w:rPr>
          <w:b/>
          <w:bCs/>
          <w:noProof/>
        </w:rPr>
        <w:t>6</w:t>
      </w:r>
      <w:r w:rsidRPr="00C57641">
        <w:rPr>
          <w:b/>
          <w:bCs/>
        </w:rPr>
        <w:t>. ábra</w:t>
      </w:r>
      <w:r w:rsidRPr="00AE2028">
        <w:rPr>
          <w:b/>
          <w:bCs/>
        </w:rPr>
        <w:fldChar w:fldCharType="end"/>
      </w:r>
      <w:r w:rsidRPr="00AE2028">
        <w:t xml:space="preserve"> látható felső kettő csúszka igazándiból gombok). A felső </w:t>
      </w:r>
      <w:r>
        <w:t>„</w:t>
      </w:r>
      <w:r w:rsidRPr="00AE2028">
        <w:t>csúszka</w:t>
      </w:r>
      <w:r>
        <w:t>”</w:t>
      </w:r>
      <w:r w:rsidRPr="00AE2028">
        <w:t xml:space="preserve"> arra szolgál, hogy szeretnénk-e azt, hogy az epizódok kezdetén véletlenszerű pályát hozzon létre a környezet vagy sem. Ezt a funkciót jelenlég még nem implementáltam. A második gombot, ha bekapcsoljuk, akkor </w:t>
      </w:r>
      <w:r>
        <w:t xml:space="preserve">a </w:t>
      </w:r>
      <w:r w:rsidRPr="00AE2028">
        <w:t xml:space="preserve">kocsi fölött fixálja a GUI ablakát, így könnyedén </w:t>
      </w:r>
      <w:r>
        <w:t>képesek lehetünk követni</w:t>
      </w:r>
      <w:r w:rsidRPr="00AE2028">
        <w:t xml:space="preserve"> a kocsit a pályán. Kikapcsolva ezt a funkciót szabadon nézelődhetünk a szimulált környezetben. Az ez alatt megtalálható </w:t>
      </w:r>
      <w:r>
        <w:t xml:space="preserve">további </w:t>
      </w:r>
      <w:r w:rsidRPr="00AE2028">
        <w:t>7 csúszka a később említésre kerülő jutalmak súlyait állítja, melyet így szimuláció közben is hangolhatunk folyamatosan. A legalsó csúszkával a mozgó objektum sebességét változtathatjuk bármikor a szimuláció során.</w:t>
      </w:r>
    </w:p>
    <w:p w14:paraId="02E73DD2" w14:textId="77777777" w:rsidR="008132A0" w:rsidRPr="00AE2028" w:rsidRDefault="008132A0" w:rsidP="008132A0">
      <w:pPr>
        <w:pStyle w:val="Kp"/>
      </w:pPr>
      <w:r w:rsidRPr="00AE2028">
        <w:rPr>
          <w:noProof/>
        </w:rPr>
        <w:drawing>
          <wp:inline distT="0" distB="0" distL="0" distR="0" wp14:anchorId="266B27C7" wp14:editId="77E1B88F">
            <wp:extent cx="2152950" cy="4286848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7" w:name="_Ref71989337"/>
    <w:p w14:paraId="7C3B5848" w14:textId="77777777" w:rsidR="008132A0" w:rsidRPr="00AE2028" w:rsidRDefault="008132A0" w:rsidP="008132A0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fldSimple w:instr=" SEQ ábra \* ARABIC \s 1 ">
        <w:r>
          <w:rPr>
            <w:noProof/>
          </w:rPr>
          <w:t>6</w:t>
        </w:r>
      </w:fldSimple>
      <w:r w:rsidRPr="00AE2028">
        <w:t>. ábra</w:t>
      </w:r>
      <w:bookmarkEnd w:id="57"/>
      <w:r w:rsidRPr="00AE2028">
        <w:t xml:space="preserve"> Gombok és csúszkák a GUI felületén</w:t>
      </w:r>
    </w:p>
    <w:p w14:paraId="0BB6CECD" w14:textId="77777777" w:rsidR="008132A0" w:rsidRPr="00806AAE" w:rsidRDefault="008132A0" w:rsidP="008132A0">
      <w:pPr>
        <w:pStyle w:val="Heading2"/>
      </w:pPr>
      <w:bookmarkStart w:id="58" w:name="_Toc89380282"/>
      <w:r w:rsidRPr="00806AAE">
        <w:t>Tanítás</w:t>
      </w:r>
      <w:bookmarkEnd w:id="58"/>
    </w:p>
    <w:p w14:paraId="7F2856A0" w14:textId="5B567C3F" w:rsidR="008132A0" w:rsidRPr="00AE2028" w:rsidRDefault="008132A0" w:rsidP="008132A0">
      <w:r w:rsidRPr="00806AAE">
        <w:t xml:space="preserve">A tanítás folyamata </w:t>
      </w:r>
      <w:r w:rsidRPr="00AE2028">
        <w:t>igencsak</w:t>
      </w:r>
      <w:r>
        <w:t xml:space="preserve"> zajos és</w:t>
      </w:r>
      <w:r w:rsidRPr="00AE2028">
        <w:t xml:space="preserve"> hosszadalmas lenne, ha minden állapotban egyetlen akciót vennénk csak figyelembe a költség számolásánál, ezért érdemes több akciót megvárni a modell paramétereinek frissítéséhez. Ennek a folyamatnak a megnevezése az ún. </w:t>
      </w:r>
      <w:r w:rsidRPr="00AE2028">
        <w:rPr>
          <w:i/>
          <w:iCs/>
        </w:rPr>
        <w:t>roll-out</w:t>
      </w:r>
      <w:r w:rsidRPr="00AE2028">
        <w:t xml:space="preserve">, mellyel megadhatjuk, hogy hány lépést </w:t>
      </w:r>
      <w:r>
        <w:t xml:space="preserve">(állapot-akció párt) </w:t>
      </w:r>
      <w:r w:rsidRPr="00AE2028">
        <w:t xml:space="preserve">várjunk meg, mielőtt kiszámoljuk költségfüggvény eredményét. Ez felfogható úgy, mint a </w:t>
      </w:r>
      <w:del w:id="59" w:author="Márton" w:date="2021-12-14T08:08:00Z">
        <w:r w:rsidRPr="00AE2028" w:rsidDel="005F7864">
          <w:delText xml:space="preserve">megfigyeléses </w:delText>
        </w:r>
      </w:del>
      <w:ins w:id="60" w:author="Márton" w:date="2021-12-14T08:08:00Z">
        <w:r w:rsidR="005F7864">
          <w:t>felügyelt</w:t>
        </w:r>
        <w:r w:rsidR="005F7864" w:rsidRPr="00AE2028">
          <w:t xml:space="preserve"> </w:t>
        </w:r>
      </w:ins>
      <w:r w:rsidRPr="00AE2028">
        <w:lastRenderedPageBreak/>
        <w:t>tanulásnál alkalmazott batch fogalma</w:t>
      </w:r>
      <w:r>
        <w:t>.</w:t>
      </w:r>
      <w:r w:rsidRPr="00AE2028">
        <w:t xml:space="preserve"> A roll-out </w:t>
      </w:r>
      <w:r>
        <w:t>ennél fontosabb</w:t>
      </w:r>
      <w:r w:rsidRPr="00AE2028">
        <w:t xml:space="preserve"> előnye, hogy így nem szükséges a teljes epizód trajektóriáját eltárolni a memóriában, ami az A2C esetében igen nagy probléma lenne, mivel több ágenst is futtat</w:t>
      </w:r>
      <w:r>
        <w:t>o</w:t>
      </w:r>
      <w:r w:rsidRPr="00AE2028">
        <w:t>k egyszerre, ráadásul komplexebb feladatnál nagyon hosszadalmas</w:t>
      </w:r>
      <w:r>
        <w:t>a</w:t>
      </w:r>
      <w:r w:rsidRPr="00AE2028">
        <w:t xml:space="preserve">k lehetnek az epizódok. </w:t>
      </w:r>
      <w:r>
        <w:t>Viszont</w:t>
      </w:r>
      <w:del w:id="61" w:author="Márton" w:date="2021-12-14T08:09:00Z">
        <w:r w:rsidRPr="00AE2028" w:rsidDel="005F7864">
          <w:delText>,</w:delText>
        </w:r>
      </w:del>
      <w:r w:rsidRPr="00AE2028">
        <w:t xml:space="preserve"> ezesetben nincs meg még a végső jutalom, tehát nem tudjuk a jutalmakat diszkontálni, ezért egy trükköt kell alkalmazni: a roll-out utolsó állapotára a Critic fej által számolt érték, vagyis az utolsó állapotban predikált </w:t>
      </w:r>
      <w:r>
        <w:t xml:space="preserve">végső </w:t>
      </w:r>
      <w:r w:rsidRPr="00AE2028">
        <w:t xml:space="preserve">jutalmat diszkontáljuk. Szokásosan kis számú akciót szokás megvárni, például öt-hatot. </w:t>
      </w:r>
    </w:p>
    <w:p w14:paraId="49903541" w14:textId="77777777" w:rsidR="008132A0" w:rsidRPr="00AE2028" w:rsidRDefault="008132A0" w:rsidP="008132A0">
      <w:r w:rsidRPr="00AE2028">
        <w:t>Egy tanítást epizódokra bontunk (</w:t>
      </w:r>
      <w:r>
        <w:t xml:space="preserve">hasonlóan az </w:t>
      </w:r>
      <w:r w:rsidRPr="00AE2028">
        <w:t>epoch</w:t>
      </w:r>
      <w:r>
        <w:t>-hoz</w:t>
      </w:r>
      <w:r w:rsidRPr="00AE2028">
        <w:t>), az epizód végén újraindítjuk a környezetet és ismét a nulladik állapotból indul az ágens. Egy epizód roll-out-okból áll</w:t>
      </w:r>
      <w:r>
        <w:t>,</w:t>
      </w:r>
      <w:r w:rsidRPr="00AE2028">
        <w:t xml:space="preserve"> viszont egy roll-out-ba összefoghatunk több azonos akciót.</w:t>
      </w:r>
      <w:del w:id="62" w:author="Márton" w:date="2021-12-14T08:10:00Z">
        <w:r w:rsidRPr="00AE2028" w:rsidDel="005F7864">
          <w:delText xml:space="preserve"> </w:delText>
        </w:r>
      </w:del>
      <w:r w:rsidRPr="00AE2028">
        <w:t xml:space="preserve"> Ennek a célja jelen esetben az, hogy összegyűjtsünk több megfigyelést is (framet) a környezetből és így a hálónak egyszerre több információt adunk át. Ezenkívül kevésbé lassítjuk így a szimulációt, mivel </w:t>
      </w:r>
      <w:r>
        <w:t>nem</w:t>
      </w:r>
      <w:r w:rsidRPr="00AE2028">
        <w:t xml:space="preserve"> akció</w:t>
      </w:r>
      <w:r>
        <w:t>nkként</w:t>
      </w:r>
      <w:r w:rsidRPr="00AE2028">
        <w:t xml:space="preserve"> értékeljük ki az állapotot. </w:t>
      </w:r>
    </w:p>
    <w:p w14:paraId="3C57E5A4" w14:textId="77777777" w:rsidR="008132A0" w:rsidRPr="00AE2028" w:rsidRDefault="008132A0" w:rsidP="008132A0">
      <w:pPr>
        <w:pStyle w:val="Kp"/>
      </w:pPr>
      <w:r w:rsidRPr="00AE2028">
        <w:rPr>
          <w:noProof/>
        </w:rPr>
        <w:drawing>
          <wp:inline distT="0" distB="0" distL="0" distR="0" wp14:anchorId="297239CA" wp14:editId="1E1FCD55">
            <wp:extent cx="5400040" cy="2317716"/>
            <wp:effectExtent l="0" t="0" r="0" b="6985"/>
            <wp:docPr id="14" name="Ábr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Ábra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950E" w14:textId="77777777" w:rsidR="008132A0" w:rsidRPr="00AE2028" w:rsidRDefault="008132A0" w:rsidP="008132A0">
      <w:pPr>
        <w:pStyle w:val="Caption"/>
      </w:pPr>
      <w:fldSimple w:instr=" STYLEREF 1 \s ">
        <w:r>
          <w:rPr>
            <w:noProof/>
          </w:rPr>
          <w:t>4</w:t>
        </w:r>
      </w:fldSimple>
      <w:r>
        <w:t>.</w:t>
      </w:r>
      <w:fldSimple w:instr=" SEQ ábra \* ARABIC \s 1 ">
        <w:r>
          <w:rPr>
            <w:noProof/>
          </w:rPr>
          <w:t>7</w:t>
        </w:r>
      </w:fldSimple>
      <w:r w:rsidRPr="00AE2028">
        <w:t>. ábra</w:t>
      </w:r>
      <w:r>
        <w:t xml:space="preserve"> A tanítás felbontása a különböző </w:t>
      </w:r>
      <w:commentRangeStart w:id="63"/>
      <w:r>
        <w:t>részegységekre</w:t>
      </w:r>
      <w:commentRangeEnd w:id="63"/>
      <w:r w:rsidR="005F7864">
        <w:rPr>
          <w:rStyle w:val="CommentReference"/>
          <w:b w:val="0"/>
          <w:bCs w:val="0"/>
        </w:rPr>
        <w:commentReference w:id="63"/>
      </w:r>
    </w:p>
    <w:p w14:paraId="248FF0B6" w14:textId="4BD81561" w:rsidR="008132A0" w:rsidRPr="00AE2028" w:rsidRDefault="008132A0" w:rsidP="008132A0">
      <w:r w:rsidRPr="00AE2028">
        <w:t xml:space="preserve">Nézzünk egy példát: egy tanítást 100 epizódra </w:t>
      </w:r>
      <w:r>
        <w:t>végzünk</w:t>
      </w:r>
      <w:r w:rsidRPr="00AE2028">
        <w:t xml:space="preserve"> el és 1 epizód </w:t>
      </w:r>
      <w:r>
        <w:t xml:space="preserve">fix </w:t>
      </w:r>
      <w:r w:rsidRPr="00AE2028">
        <w:t>80 roll-out-ból</w:t>
      </w:r>
      <w:r>
        <w:t xml:space="preserve"> áll (ha nem történhet olyan esemény a környezetben, mely esetén hamarabb is befejeződhet egy epizód).</w:t>
      </w:r>
      <w:r w:rsidRPr="00AE2028">
        <w:t xml:space="preserve"> </w:t>
      </w:r>
      <w:r>
        <w:t>Egy</w:t>
      </w:r>
      <w:r w:rsidRPr="00AE2028">
        <w:t xml:space="preserve"> roll-out 5 </w:t>
      </w:r>
      <w:r>
        <w:t>lépésből</w:t>
      </w:r>
      <w:r w:rsidRPr="00AE2028">
        <w:t xml:space="preserve"> álljon, valamint 1 akciót ötször ismételjünk meg a szimulációban. Ekkor a tanítás során az ágens 200</w:t>
      </w:r>
      <w:ins w:id="64" w:author="Márton" w:date="2021-12-14T08:11:00Z">
        <w:r w:rsidR="005F7864">
          <w:t>,000</w:t>
        </w:r>
      </w:ins>
      <w:r w:rsidRPr="00AE2028">
        <w:t xml:space="preserve"> </w:t>
      </w:r>
      <w:del w:id="65" w:author="Márton" w:date="2021-12-14T08:11:00Z">
        <w:r w:rsidRPr="00AE2028" w:rsidDel="005F7864">
          <w:delText xml:space="preserve">ezer </w:delText>
        </w:r>
      </w:del>
      <w:r w:rsidRPr="00AE2028">
        <w:t>akciót végez, ha 4 környezetet párhuzamosítunk, akkor máris 800</w:t>
      </w:r>
      <w:ins w:id="66" w:author="Márton" w:date="2021-12-14T08:11:00Z">
        <w:r w:rsidR="005F7864">
          <w:t>,000</w:t>
        </w:r>
      </w:ins>
      <w:r w:rsidRPr="00AE2028">
        <w:t xml:space="preserve"> </w:t>
      </w:r>
      <w:del w:id="67" w:author="Márton" w:date="2021-12-14T08:11:00Z">
        <w:r w:rsidRPr="00AE2028" w:rsidDel="005F7864">
          <w:delText xml:space="preserve">ezer </w:delText>
        </w:r>
      </w:del>
      <w:r w:rsidRPr="00AE2028">
        <w:t>akcióról beszélünk. A modell paraméterei 8</w:t>
      </w:r>
      <w:ins w:id="68" w:author="Márton" w:date="2021-12-14T08:11:00Z">
        <w:r w:rsidR="005F7864">
          <w:t>,000</w:t>
        </w:r>
      </w:ins>
      <w:del w:id="69" w:author="Márton" w:date="2021-12-14T08:11:00Z">
        <w:r w:rsidRPr="00AE2028" w:rsidDel="005F7864">
          <w:delText xml:space="preserve"> ezer</w:delText>
        </w:r>
      </w:del>
      <w:ins w:id="70" w:author="Márton" w:date="2021-12-14T08:11:00Z">
        <w:r w:rsidR="005F7864">
          <w:t>-</w:t>
        </w:r>
      </w:ins>
      <w:r w:rsidRPr="00AE2028">
        <w:t>szer frissültek.</w:t>
      </w:r>
    </w:p>
    <w:p w14:paraId="4112398E" w14:textId="392E9712" w:rsidR="008132A0" w:rsidRDefault="008132A0" w:rsidP="008132A0">
      <w:r w:rsidRPr="00AE2028">
        <w:t>A háló</w:t>
      </w:r>
      <w:r>
        <w:t xml:space="preserve"> </w:t>
      </w:r>
      <w:r w:rsidRPr="00AE2028">
        <w:t>kimentését a jutalom alapján végzem</w:t>
      </w:r>
      <w:r>
        <w:t>: A</w:t>
      </w:r>
      <w:r w:rsidRPr="00AE2028">
        <w:t xml:space="preserve"> legjobban jutalmazott modell paramétereit mentem ki. A modell viszonylag kicsi, néhány Mbyte </w:t>
      </w:r>
      <w:r>
        <w:t>tár</w:t>
      </w:r>
      <w:r w:rsidRPr="00AE2028">
        <w:t>helyet foglal, így nem kellett a háló tömörítésével foglalkoznom (</w:t>
      </w:r>
      <w:r w:rsidRPr="0037388B">
        <w:t xml:space="preserve">lásd </w:t>
      </w:r>
      <w:r w:rsidRPr="0037388B">
        <w:rPr>
          <w:i/>
          <w:iCs/>
        </w:rPr>
        <w:t>prun</w:t>
      </w:r>
      <w:del w:id="71" w:author="Márton" w:date="2021-12-14T08:12:00Z">
        <w:r w:rsidRPr="0037388B" w:rsidDel="005F7864">
          <w:rPr>
            <w:i/>
            <w:iCs/>
          </w:rPr>
          <w:delText>e</w:delText>
        </w:r>
      </w:del>
      <w:ins w:id="72" w:author="Márton" w:date="2021-12-14T08:12:00Z">
        <w:r w:rsidR="005F7864">
          <w:rPr>
            <w:i/>
            <w:iCs/>
          </w:rPr>
          <w:t>ing</w:t>
        </w:r>
      </w:ins>
      <w:r w:rsidRPr="0037388B">
        <w:t xml:space="preserve"> vagy </w:t>
      </w:r>
      <w:r w:rsidRPr="0037388B">
        <w:rPr>
          <w:i/>
          <w:iCs/>
        </w:rPr>
        <w:t>weight sharing</w:t>
      </w:r>
      <w:r w:rsidRPr="00AE2028">
        <w:t xml:space="preserve">). A tanítás </w:t>
      </w:r>
      <w:r>
        <w:lastRenderedPageBreak/>
        <w:t xml:space="preserve">komoly </w:t>
      </w:r>
      <w:r w:rsidRPr="00AE2028">
        <w:t>számításigényén látszik, hogy még</w:t>
      </w:r>
      <w:r>
        <w:t xml:space="preserve"> ez a</w:t>
      </w:r>
      <w:r w:rsidRPr="00AE2028">
        <w:t xml:space="preserve"> nem túl komplex model</w:t>
      </w:r>
      <w:r>
        <w:t>l</w:t>
      </w:r>
      <w:r w:rsidRPr="00AE2028">
        <w:t xml:space="preserve"> esetén is a fenti példát véve </w:t>
      </w:r>
      <w:r>
        <w:t xml:space="preserve">a </w:t>
      </w:r>
      <w:r w:rsidRPr="00AE2028">
        <w:t>100 epizód 1</w:t>
      </w:r>
      <w:r>
        <w:t>1</w:t>
      </w:r>
      <w:r w:rsidRPr="00AE2028">
        <w:t xml:space="preserve"> órát ve</w:t>
      </w:r>
      <w:r>
        <w:t>nne</w:t>
      </w:r>
      <w:r w:rsidRPr="00AE2028">
        <w:t xml:space="preserve"> igénybe</w:t>
      </w:r>
      <w:r>
        <w:t xml:space="preserve"> rendereléssel</w:t>
      </w:r>
      <w:r w:rsidRPr="00AE2028">
        <w:t xml:space="preserve">, </w:t>
      </w:r>
      <w:r>
        <w:t>melyet optimalizációkkal sikerült lecsökkenteni nagyjából 3 órára.</w:t>
      </w:r>
    </w:p>
    <w:p w14:paraId="7336C257" w14:textId="77777777" w:rsidR="008132A0" w:rsidRPr="00AE2028" w:rsidRDefault="008132A0" w:rsidP="008132A0">
      <w:r>
        <w:t>Imitation Learning használatát végül nem vettem igénybe. A közvetlen stratégiát tanuló módszerek (BC és DPL), valamint az IRL model-given megközelítése a tulajdonságaik és hátrányaik miatt a komplex környezetben nyilvánvalóan nem használhatóak. A modell nélküli eset tanítása viszont rendkívül sok időt vett volna valószínűleg igénybe, így végül ezzel sem próbálkoztam.</w:t>
      </w:r>
    </w:p>
    <w:p w14:paraId="16CA87EF" w14:textId="77777777" w:rsidR="008132A0" w:rsidRPr="00AE2028" w:rsidRDefault="008132A0" w:rsidP="008132A0">
      <w:pPr>
        <w:pStyle w:val="Heading2"/>
      </w:pPr>
      <w:bookmarkStart w:id="73" w:name="_Toc89380283"/>
      <w:r w:rsidRPr="00AE2028">
        <w:t>Jutalom függvény</w:t>
      </w:r>
      <w:bookmarkEnd w:id="73"/>
    </w:p>
    <w:p w14:paraId="72CD86E8" w14:textId="3602CD63" w:rsidR="008132A0" w:rsidRPr="00AE2028" w:rsidRDefault="008132A0" w:rsidP="008132A0">
      <w:r w:rsidRPr="00AE2028">
        <w:t xml:space="preserve">A másik </w:t>
      </w:r>
      <w:del w:id="74" w:author="Márton" w:date="2021-12-14T08:13:00Z">
        <w:r w:rsidRPr="00AE2028" w:rsidDel="002B600F">
          <w:delText xml:space="preserve">legfontosabb </w:delText>
        </w:r>
      </w:del>
      <w:ins w:id="75" w:author="Márton" w:date="2021-12-14T08:13:00Z">
        <w:r w:rsidR="002B600F">
          <w:t>esszenciális</w:t>
        </w:r>
        <w:r w:rsidR="002B600F" w:rsidRPr="00AE2028">
          <w:t xml:space="preserve"> </w:t>
        </w:r>
      </w:ins>
      <w:r w:rsidRPr="00AE2028">
        <w:t xml:space="preserve">feladat a környezet elkészítése mellett a jutalmazó algoritmus </w:t>
      </w:r>
      <w:r>
        <w:t>megalkotása</w:t>
      </w:r>
      <w:r w:rsidRPr="00AE2028">
        <w:t>, mely eldönti, hogy az adott akcióra mekkora jutalmat ad. Ez kulcsfontosságú lépés, hiszen itt sok elvi hibát lehet ejteni, könny</w:t>
      </w:r>
      <w:r>
        <w:t xml:space="preserve">edén előfordulhat </w:t>
      </w:r>
      <w:r w:rsidRPr="00AE2028">
        <w:t>a kobra effektus</w:t>
      </w:r>
      <w:r>
        <w:t xml:space="preserve"> jelenség</w:t>
      </w:r>
      <w:r w:rsidRPr="00AE2028">
        <w:t xml:space="preserve">, azaz, hogy azt hisszük egy megoldási javaslat tényleg megoldja a problémát/feladatot, de igazából csak még inkább rontunk rajta. </w:t>
      </w:r>
      <w:r>
        <w:t>Emiatt</w:t>
      </w:r>
      <w:r w:rsidRPr="00AE2028">
        <w:t xml:space="preserve"> sok</w:t>
      </w:r>
      <w:r>
        <w:t xml:space="preserve"> időt</w:t>
      </w:r>
      <w:r w:rsidRPr="00AE2028">
        <w:t xml:space="preserve"> kell </w:t>
      </w:r>
      <w:r>
        <w:t xml:space="preserve">a </w:t>
      </w:r>
      <w:r w:rsidRPr="00AE2028">
        <w:t>tesztel</w:t>
      </w:r>
      <w:r>
        <w:t>ésre szánni</w:t>
      </w:r>
      <w:r w:rsidRPr="00AE2028">
        <w:t>, nehogy az ágensünk furcsa vagy haszontalan dolgot tanuljon meg: Például ne vágja le az utat egy kanyar helyett, vagy ne tolatva jusson el a célba stb. Összesen hat féle jutalmazást implementáltam, melyek</w:t>
      </w:r>
      <w:r>
        <w:t xml:space="preserve"> segítségével</w:t>
      </w:r>
      <w:r w:rsidRPr="00AE2028">
        <w:t xml:space="preserve"> az ágens az önvezetés különböző aspektusait sajátíthatja el. </w:t>
      </w:r>
      <w:r>
        <w:t>Ezek</w:t>
      </w:r>
      <w:del w:id="76" w:author="Márton" w:date="2021-12-14T08:14:00Z">
        <w:r w:rsidDel="002B600F">
          <w:delText xml:space="preserve"> a</w:delText>
        </w:r>
      </w:del>
      <w:r>
        <w:t xml:space="preserve"> nagyon alapvető képességeket fed</w:t>
      </w:r>
      <w:ins w:id="77" w:author="Márton" w:date="2021-12-14T08:14:00Z">
        <w:r w:rsidR="002B600F">
          <w:t>ne</w:t>
        </w:r>
      </w:ins>
      <w:del w:id="78" w:author="Márton" w:date="2021-12-14T08:14:00Z">
        <w:r w:rsidDel="002B600F">
          <w:delText>i</w:delText>
        </w:r>
      </w:del>
      <w:r>
        <w:t>k le</w:t>
      </w:r>
      <w:r w:rsidRPr="006B1948">
        <w:t>,</w:t>
      </w:r>
      <w:ins w:id="79" w:author="Márton" w:date="2021-12-14T08:14:00Z">
        <w:r w:rsidR="002B600F">
          <w:t xml:space="preserve"> így a későbbiekben</w:t>
        </w:r>
      </w:ins>
      <w:r w:rsidRPr="006B1948">
        <w:t xml:space="preserve"> további jutalmazásokra </w:t>
      </w:r>
      <w:ins w:id="80" w:author="Márton" w:date="2021-12-14T08:14:00Z">
        <w:r w:rsidR="002B600F">
          <w:t xml:space="preserve">is </w:t>
        </w:r>
      </w:ins>
      <w:r w:rsidRPr="006B1948">
        <w:t>szükség lehet, például a közlekedési táblákat nem veszem figyelembe.</w:t>
      </w:r>
    </w:p>
    <w:p w14:paraId="51BD5D21" w14:textId="77777777" w:rsidR="008132A0" w:rsidRPr="00AE2028" w:rsidRDefault="008132A0" w:rsidP="008132A0">
      <w:r w:rsidRPr="00AE2028">
        <w:t>Az alábbi hat jutalomból csak az első kettő (</w:t>
      </w:r>
      <m:oMath>
        <m:r>
          <w:rPr>
            <w:rFonts w:ascii="Cambria Math" w:hAnsi="Cambria Math"/>
          </w:rPr>
          <m:t>α</m:t>
        </m:r>
      </m:oMath>
      <w:r w:rsidRPr="00AE2028">
        <w:t xml:space="preserve"> és </w:t>
      </w:r>
      <m:oMath>
        <m:r>
          <w:rPr>
            <w:rFonts w:ascii="Cambria Math" w:hAnsi="Cambria Math"/>
          </w:rPr>
          <m:t>β</m:t>
        </m:r>
      </m:oMath>
      <w:r w:rsidRPr="00AE2028">
        <w:t>) tekinthető folytonosnak, a többi diszkrét</w:t>
      </w:r>
      <w:r>
        <w:t>nek, vagyis ritkának</w:t>
      </w:r>
      <w:r w:rsidRPr="00AE2028">
        <w:t xml:space="preserve">. A </w:t>
      </w:r>
      <w:r>
        <w:t>ritka</w:t>
      </w:r>
      <w:r w:rsidRPr="00AE2028">
        <w:t xml:space="preserve"> jutalmak, habár jó eredményre visznek minket, lassabb konvergenciát okoznak, mivel az ágens ritkábban kap visszacsatolást a döntései után. A végső jutalmat a hat részeredmény súlyozott összegéből kapjuk meg:</w:t>
      </w:r>
    </w:p>
    <w:tbl>
      <w:tblPr>
        <w:tblStyle w:val="TableGridLight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8132A0" w:rsidRPr="00AE2028" w14:paraId="6817863F" w14:textId="77777777" w:rsidTr="00A9546D">
        <w:trPr>
          <w:trHeight w:val="349"/>
        </w:trPr>
        <w:tc>
          <w:tcPr>
            <w:tcW w:w="1111" w:type="dxa"/>
            <w:vAlign w:val="center"/>
          </w:tcPr>
          <w:p w14:paraId="68AA95B9" w14:textId="77777777" w:rsidR="008132A0" w:rsidRPr="00AE2028" w:rsidRDefault="008132A0" w:rsidP="00A9546D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733ED922" w14:textId="77777777" w:rsidR="008132A0" w:rsidRPr="00AE2028" w:rsidRDefault="008132A0" w:rsidP="00A9546D">
            <w:pPr>
              <w:jc w:val="center"/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</w:rPr>
                  <m:t>R=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α+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β+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γ+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δ+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ε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ε+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τ</m:t>
                    </m:r>
                  </m:e>
                </m:d>
              </m:oMath>
            </m:oMathPara>
          </w:p>
        </w:tc>
        <w:tc>
          <w:tcPr>
            <w:tcW w:w="1443" w:type="dxa"/>
            <w:vAlign w:val="center"/>
          </w:tcPr>
          <w:p w14:paraId="4D1CE204" w14:textId="77777777" w:rsidR="008132A0" w:rsidRPr="00AE2028" w:rsidRDefault="008132A0" w:rsidP="00A9546D">
            <w:pPr>
              <w:ind w:firstLine="0"/>
              <w:jc w:val="center"/>
              <w:rPr>
                <w:noProof/>
              </w:rPr>
            </w:pPr>
            <w:r w:rsidRPr="00AE2028">
              <w:t>(</w:t>
            </w:r>
            <w:r>
              <w:t>4</w:t>
            </w:r>
            <w:r w:rsidRPr="00AE2028">
              <w:t>.1)</w:t>
            </w:r>
          </w:p>
        </w:tc>
      </w:tr>
    </w:tbl>
    <w:p w14:paraId="69861413" w14:textId="248E1ED7" w:rsidR="008132A0" w:rsidRPr="00AE2028" w:rsidDel="002B600F" w:rsidRDefault="008132A0" w:rsidP="008132A0">
      <w:pPr>
        <w:rPr>
          <w:del w:id="81" w:author="Márton" w:date="2021-12-14T08:14:00Z"/>
        </w:rPr>
      </w:pPr>
    </w:p>
    <w:p w14:paraId="57BCFA09" w14:textId="77777777" w:rsidR="008132A0" w:rsidRPr="00AE2028" w:rsidRDefault="008132A0" w:rsidP="008132A0">
      <w:pPr>
        <w:pStyle w:val="Heading3"/>
      </w:pPr>
      <w:bookmarkStart w:id="82" w:name="_Toc89380284"/>
      <w:r w:rsidRPr="00AE2028">
        <w:t>Alfa</w:t>
      </w:r>
      <w:bookmarkEnd w:id="82"/>
    </w:p>
    <w:p w14:paraId="07D12302" w14:textId="77777777" w:rsidR="008132A0" w:rsidRPr="00AE2028" w:rsidRDefault="008132A0" w:rsidP="008132A0">
      <w:r w:rsidRPr="00AE2028">
        <w:t>Ez az egyik legegyszerűbb jutalmazó algoritmus mind közül. Célja, hogy eljuttassa az ágenst a kijelölt célba (időtől függetlenül) egyenesvonalban. Folytonos</w:t>
      </w:r>
      <w:r>
        <w:t>nak tekinthető</w:t>
      </w:r>
      <w:r w:rsidRPr="00AE2028">
        <w:t xml:space="preserve"> az alfa jutalmazás, tehát minden akció-ismétlés után kiértékeljük a függvényt. A jutalom annak a </w:t>
      </w:r>
      <w:r w:rsidRPr="00AE2028">
        <w:lastRenderedPageBreak/>
        <w:t>függvényében pozitív, hogy az előző állapothoz képest közelebb jutott-e a célhoz vagy sem. Ha nőtt a távolság, azaz a céltól elfelé mozdult, akkor negatív a jutalom:</w:t>
      </w:r>
    </w:p>
    <w:tbl>
      <w:tblPr>
        <w:tblStyle w:val="TableGridLight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8132A0" w:rsidRPr="00AE2028" w14:paraId="41376AC9" w14:textId="77777777" w:rsidTr="00A9546D">
        <w:trPr>
          <w:trHeight w:val="349"/>
        </w:trPr>
        <w:tc>
          <w:tcPr>
            <w:tcW w:w="1111" w:type="dxa"/>
            <w:vAlign w:val="center"/>
          </w:tcPr>
          <w:p w14:paraId="7D38C13D" w14:textId="77777777" w:rsidR="008132A0" w:rsidRPr="00AE2028" w:rsidRDefault="008132A0" w:rsidP="00A9546D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055A463D" w14:textId="77777777" w:rsidR="008132A0" w:rsidRPr="00AE2028" w:rsidRDefault="00FE07D2" w:rsidP="00A9546D">
            <w:pPr>
              <w:jc w:val="center"/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43" w:type="dxa"/>
            <w:vAlign w:val="center"/>
          </w:tcPr>
          <w:p w14:paraId="7345360C" w14:textId="77777777" w:rsidR="008132A0" w:rsidRPr="00AE2028" w:rsidRDefault="008132A0" w:rsidP="00A9546D">
            <w:pPr>
              <w:ind w:firstLine="0"/>
              <w:jc w:val="center"/>
              <w:rPr>
                <w:noProof/>
              </w:rPr>
            </w:pPr>
            <w:r w:rsidRPr="00AE2028">
              <w:t>(</w:t>
            </w:r>
            <w:r>
              <w:t>4</w:t>
            </w:r>
            <w:r w:rsidRPr="00AE2028">
              <w:t>.2)</w:t>
            </w:r>
          </w:p>
        </w:tc>
      </w:tr>
    </w:tbl>
    <w:p w14:paraId="060887C0" w14:textId="77777777" w:rsidR="008132A0" w:rsidRPr="00AE2028" w:rsidRDefault="008132A0" w:rsidP="008132A0">
      <w:pPr>
        <w:ind w:firstLine="0"/>
      </w:pPr>
    </w:p>
    <w:p w14:paraId="104C855A" w14:textId="77777777" w:rsidR="008132A0" w:rsidRPr="00AE2028" w:rsidRDefault="008132A0" w:rsidP="008132A0">
      <w:r w:rsidRPr="00AE2028">
        <w:t xml:space="preserve">Ezenkívül még egy funkciót ellát az alfa jutalmazás. A tesztelések során kiderült, hogy nagyon </w:t>
      </w:r>
      <w:r>
        <w:t>könnyen</w:t>
      </w:r>
      <w:r w:rsidRPr="00AE2028">
        <w:t xml:space="preserve"> elakad az ágens a pálya szélén, akár már az epizód elején. Mivel egyébként is hosszadalmas a tanítás, ezért bevezettem egy számlálót, mellyel nyomon követjük, hogy hány akción keresztül nem </w:t>
      </w:r>
      <w:r>
        <w:t>mozdult</w:t>
      </w:r>
      <w:r w:rsidRPr="00AE2028">
        <w:t xml:space="preserve"> lényegesen arrébb az ágens az előző pozíciójához képest. Ha ez elért </w:t>
      </w:r>
      <w:r>
        <w:t>egy</w:t>
      </w:r>
      <w:r w:rsidRPr="00AE2028">
        <w:t xml:space="preserve"> küszöbértéket, az azt jelenti, hogy a kocsi elakadt és ekkor újraindul a környezet és kezdődik a következő epizód. Mivel szeretnénk elkerülni, hogy a kocsi fennakadjon (és erre a később részletezett tau jutalom kevés), ezért egy nagy negatív értékre állít</w:t>
      </w:r>
      <w:r>
        <w:t>om</w:t>
      </w:r>
      <w:r w:rsidRPr="00AE2028">
        <w:t xml:space="preserve"> az alfát</w:t>
      </w:r>
      <w:r>
        <w:t xml:space="preserve"> ezesetben</w:t>
      </w:r>
      <w:r w:rsidRPr="00AE2028">
        <w:t>.</w:t>
      </w:r>
    </w:p>
    <w:p w14:paraId="62A494CD" w14:textId="77777777" w:rsidR="008132A0" w:rsidRPr="00AE2028" w:rsidRDefault="008132A0" w:rsidP="008132A0">
      <w:pPr>
        <w:pStyle w:val="Heading3"/>
      </w:pPr>
      <w:bookmarkStart w:id="83" w:name="_Toc89380285"/>
      <w:r w:rsidRPr="00AE2028">
        <w:t>Béta</w:t>
      </w:r>
      <w:bookmarkEnd w:id="83"/>
    </w:p>
    <w:p w14:paraId="5EED64C5" w14:textId="77777777" w:rsidR="008132A0" w:rsidRPr="00AE2028" w:rsidRDefault="008132A0" w:rsidP="008132A0">
      <w:r w:rsidRPr="00AE2028">
        <w:t>A béta viszont a legkomplexebb algoritmus az implementáltak közül. Ez az algoritmus a sávtartásért felel, azaz a célja, hogy az ágens</w:t>
      </w:r>
      <w:r>
        <w:t xml:space="preserve"> tanulja meg, hogy </w:t>
      </w:r>
      <w:r w:rsidRPr="00AE2028">
        <w:t>ne menjen át a szembe sávba és ne m</w:t>
      </w:r>
      <w:r>
        <w:t>enjen</w:t>
      </w:r>
      <w:r w:rsidRPr="00AE2028">
        <w:t xml:space="preserve"> le a</w:t>
      </w:r>
      <w:r>
        <w:t xml:space="preserve">z útról </w:t>
      </w:r>
      <w:r w:rsidRPr="00AE2028">
        <w:t>sem. Nehézsége abból adódott, hogy a sáv egy fix objektum a környezetben, melynek egyetlen attribútuma van, a középpontjának koordinátái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AE2028">
        <w:t xml:space="preserve"> és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AE2028">
        <w:t>). Ennyire kevés információval körülményesebb a távolságokat számolni. Mivel nem találtam leírást a pálya paraméterei</w:t>
      </w:r>
      <w:r>
        <w:t>ről</w:t>
      </w:r>
      <w:r w:rsidRPr="00AE2028">
        <w:t>, így lemértem és függvényt illesztettem rá. Úgy kezelem a szaggatott vonalból képzett pályát, mintha egy téglalapból állna, melynek két oldalán egy-egy félkör található. A téglalap oldalai egész számokra jöttek ki, így pontosnak gondolom a mérést, de a félkörök nem pontosan félkörök, a tetejük kissé nyomott, így csak becsülöm a sugarat (</w:t>
      </w:r>
      <w:r w:rsidRPr="00AE2028">
        <w:rPr>
          <w:b/>
          <w:bCs/>
        </w:rPr>
        <w:fldChar w:fldCharType="begin"/>
      </w:r>
      <w:r w:rsidRPr="00AE2028">
        <w:rPr>
          <w:b/>
          <w:bCs/>
        </w:rPr>
        <w:instrText xml:space="preserve"> REF _Ref72137406 \h  \* MERGEFORMAT </w:instrText>
      </w:r>
      <w:r w:rsidRPr="00AE2028">
        <w:rPr>
          <w:b/>
          <w:bCs/>
        </w:rPr>
      </w:r>
      <w:r w:rsidRPr="00AE2028">
        <w:rPr>
          <w:b/>
          <w:bCs/>
        </w:rPr>
        <w:fldChar w:fldCharType="separate"/>
      </w:r>
      <w:r w:rsidRPr="00C57641">
        <w:rPr>
          <w:b/>
          <w:bCs/>
          <w:noProof/>
        </w:rPr>
        <w:t>4</w:t>
      </w:r>
      <w:r w:rsidRPr="00C57641">
        <w:rPr>
          <w:b/>
          <w:bCs/>
        </w:rPr>
        <w:t>.</w:t>
      </w:r>
      <w:r w:rsidRPr="00C57641">
        <w:rPr>
          <w:b/>
          <w:bCs/>
          <w:noProof/>
        </w:rPr>
        <w:t>8</w:t>
      </w:r>
      <w:r w:rsidRPr="00C57641">
        <w:rPr>
          <w:b/>
          <w:bCs/>
        </w:rPr>
        <w:t>. ábra</w:t>
      </w:r>
      <w:r w:rsidRPr="00AE2028">
        <w:rPr>
          <w:b/>
          <w:bCs/>
        </w:rPr>
        <w:fldChar w:fldCharType="end"/>
      </w:r>
      <w:r w:rsidRPr="00AE2028">
        <w:t xml:space="preserve">). Ezeket az adatokat felhasználva a szimuláció koordináta-rendszerében már viszonylag pontosan lehet becsülni az autó helyzetét a sávokon belül. </w:t>
      </w:r>
    </w:p>
    <w:p w14:paraId="543FD3C6" w14:textId="77777777" w:rsidR="008132A0" w:rsidRPr="00AE2028" w:rsidRDefault="008132A0" w:rsidP="008132A0">
      <w:pPr>
        <w:pStyle w:val="Kp"/>
      </w:pPr>
      <w:r w:rsidRPr="00AE2028">
        <w:rPr>
          <w:noProof/>
        </w:rPr>
        <w:lastRenderedPageBreak/>
        <w:drawing>
          <wp:inline distT="0" distB="0" distL="0" distR="0" wp14:anchorId="4514EC47" wp14:editId="4EB934B0">
            <wp:extent cx="5400040" cy="2633980"/>
            <wp:effectExtent l="0" t="0" r="0" b="0"/>
            <wp:docPr id="15" name="Ábr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4" w:name="_Ref72137406"/>
    <w:p w14:paraId="2FAC3696" w14:textId="77777777" w:rsidR="008132A0" w:rsidRPr="00AE2028" w:rsidRDefault="008132A0" w:rsidP="008132A0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fldSimple w:instr=" SEQ ábra \* ARABIC \s 1 ">
        <w:r>
          <w:rPr>
            <w:noProof/>
          </w:rPr>
          <w:t>8</w:t>
        </w:r>
      </w:fldSimple>
      <w:r w:rsidRPr="00AE2028">
        <w:t>. ábra</w:t>
      </w:r>
      <w:bookmarkEnd w:id="84"/>
      <w:r w:rsidRPr="00AE2028">
        <w:t xml:space="preserve"> A szaggatott vonal méretei</w:t>
      </w:r>
    </w:p>
    <w:p w14:paraId="7CB6E24B" w14:textId="77777777" w:rsidR="008132A0" w:rsidRPr="00AE2028" w:rsidRDefault="008132A0" w:rsidP="008132A0">
      <w:r w:rsidRPr="00AE2028">
        <w:t>Miután megbecsültem a pozíciót, már csak a pontozás mértékét kell beállítani. Ehhez Gauss-görbét használok, melynek a maximuma a jobb oldali sáv közepére van állítva, míg a koordináta-rendszer origója a szaggatott sávon helyezkedik el (</w:t>
      </w:r>
      <w:r w:rsidRPr="00AE2028">
        <w:rPr>
          <w:b/>
          <w:bCs/>
        </w:rPr>
        <w:fldChar w:fldCharType="begin"/>
      </w:r>
      <w:r w:rsidRPr="00AE2028">
        <w:rPr>
          <w:b/>
          <w:bCs/>
        </w:rPr>
        <w:instrText xml:space="preserve"> REF _Ref72137486 \h  \* MERGEFORMAT </w:instrText>
      </w:r>
      <w:r w:rsidRPr="00AE2028">
        <w:rPr>
          <w:b/>
          <w:bCs/>
        </w:rPr>
      </w:r>
      <w:r w:rsidRPr="00AE2028">
        <w:rPr>
          <w:b/>
          <w:bCs/>
        </w:rPr>
        <w:fldChar w:fldCharType="separate"/>
      </w:r>
      <w:r w:rsidRPr="00C57641">
        <w:rPr>
          <w:b/>
          <w:bCs/>
          <w:noProof/>
        </w:rPr>
        <w:t>4</w:t>
      </w:r>
      <w:r w:rsidRPr="00C57641">
        <w:rPr>
          <w:b/>
          <w:bCs/>
        </w:rPr>
        <w:t>.</w:t>
      </w:r>
      <w:r w:rsidRPr="00C57641">
        <w:rPr>
          <w:b/>
          <w:bCs/>
          <w:noProof/>
        </w:rPr>
        <w:t>9</w:t>
      </w:r>
      <w:r w:rsidRPr="00C57641">
        <w:rPr>
          <w:b/>
          <w:bCs/>
        </w:rPr>
        <w:t>. ábra</w:t>
      </w:r>
      <w:r w:rsidRPr="00AE2028">
        <w:rPr>
          <w:b/>
          <w:bCs/>
        </w:rPr>
        <w:fldChar w:fldCharType="end"/>
      </w:r>
      <w:r w:rsidRPr="00AE2028">
        <w:t xml:space="preserve">). A görbe szélességét úgy állítottam be, hogy a </w:t>
      </w:r>
      <m:oMath>
        <m:r>
          <w:rPr>
            <w:rFonts w:ascii="Cambria Math" w:hAnsi="Cambria Math"/>
          </w:rPr>
          <m:t>3σ</m:t>
        </m:r>
      </m:oMath>
      <w:r w:rsidRPr="00AE2028">
        <w:t xml:space="preserve"> távolság a sáv széleire essen. Így lényegében ezen az intervallumon kívül balra, vagyis a szembe sávban nincs büntetés az úttest széléig, mivel a Gauss-görbe közel nulla értéket vesz fel. Azonban az úttest széleitől kifelé súlyosan büntetünk, innentől egy nagy abszolút értékű negatív számra (pl.: -10) állítom a bétát. Viszont a szembe sávban </w:t>
      </w:r>
      <w:r>
        <w:t xml:space="preserve">való </w:t>
      </w:r>
      <w:r w:rsidRPr="00AE2028">
        <w:t>haladást is büntetni kell, tehát arra a sávra egy az abszcisszára tükrözött, ugyanakkora szórású Gauss-görbét illesztettem. A középpontját, azaz minimumát a pálya szélén éri el. Önkényesen választottam meg az áttérés helyét is az egyik görbéről a másikra, úgy, hogy az átmenetben minimális ugrás legyen:</w:t>
      </w:r>
    </w:p>
    <w:tbl>
      <w:tblPr>
        <w:tblStyle w:val="TableGridLight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8132A0" w:rsidRPr="00AE2028" w14:paraId="6FDC5020" w14:textId="77777777" w:rsidTr="00A9546D">
        <w:trPr>
          <w:trHeight w:val="554"/>
        </w:trPr>
        <w:tc>
          <w:tcPr>
            <w:tcW w:w="1111" w:type="dxa"/>
            <w:vAlign w:val="center"/>
          </w:tcPr>
          <w:p w14:paraId="0F14543B" w14:textId="77777777" w:rsidR="008132A0" w:rsidRPr="00AE2028" w:rsidRDefault="008132A0" w:rsidP="00A9546D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19F00E03" w14:textId="77777777" w:rsidR="008132A0" w:rsidRPr="00AE2028" w:rsidRDefault="008132A0" w:rsidP="00A9546D">
            <w:pPr>
              <w:jc w:val="center"/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</w:rPr>
                  <m:t>β=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-10,  &amp;x≥6σ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2π</m:t>
                                </m:r>
                              </m:e>
                            </m:rad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x-μ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σ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 -σ&lt;x&lt;6σ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2π</m:t>
                                </m:r>
                              </m:e>
                            </m:rad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x+2μ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σ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 -6σ&lt;x≤-σ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-10,  &amp;x≤-6σ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443" w:type="dxa"/>
            <w:vAlign w:val="center"/>
          </w:tcPr>
          <w:p w14:paraId="295653DF" w14:textId="77777777" w:rsidR="008132A0" w:rsidRPr="00AE2028" w:rsidRDefault="008132A0" w:rsidP="00A9546D">
            <w:pPr>
              <w:ind w:firstLine="0"/>
              <w:jc w:val="center"/>
              <w:rPr>
                <w:noProof/>
              </w:rPr>
            </w:pPr>
            <w:r w:rsidRPr="00AE2028">
              <w:t>(</w:t>
            </w:r>
            <w:r>
              <w:t>4</w:t>
            </w:r>
            <w:r w:rsidRPr="00AE2028">
              <w:t>.3)</w:t>
            </w:r>
          </w:p>
        </w:tc>
      </w:tr>
    </w:tbl>
    <w:p w14:paraId="71FACBB7" w14:textId="77777777" w:rsidR="008132A0" w:rsidRPr="00AE2028" w:rsidRDefault="008132A0" w:rsidP="008132A0">
      <w:pPr>
        <w:pStyle w:val="Kp"/>
        <w:jc w:val="both"/>
      </w:pPr>
    </w:p>
    <w:p w14:paraId="3D66217E" w14:textId="77777777" w:rsidR="008132A0" w:rsidRPr="00AE2028" w:rsidRDefault="008132A0" w:rsidP="008132A0">
      <w:pPr>
        <w:pStyle w:val="Kp"/>
        <w:jc w:val="both"/>
      </w:pPr>
      <w:r w:rsidRPr="00AE2028">
        <w:rPr>
          <w:noProof/>
        </w:rPr>
        <w:drawing>
          <wp:inline distT="0" distB="0" distL="0" distR="0" wp14:anchorId="3227160F" wp14:editId="20861A4A">
            <wp:extent cx="5400040" cy="2533650"/>
            <wp:effectExtent l="0" t="0" r="0" b="0"/>
            <wp:docPr id="4" name="Ábr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5" w:name="_Ref72137486"/>
    <w:p w14:paraId="121FBBEA" w14:textId="77777777" w:rsidR="008132A0" w:rsidRPr="00AE2028" w:rsidRDefault="008132A0" w:rsidP="008132A0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fldSimple w:instr=" SEQ ábra \* ARABIC \s 1 ">
        <w:r>
          <w:rPr>
            <w:noProof/>
          </w:rPr>
          <w:t>9</w:t>
        </w:r>
      </w:fldSimple>
      <w:r w:rsidRPr="00AE2028">
        <w:t>. ábra</w:t>
      </w:r>
      <w:bookmarkEnd w:id="85"/>
      <w:r w:rsidRPr="00AE2028">
        <w:t xml:space="preserve"> Gauss-görbe elhelyezkedése a pályán</w:t>
      </w:r>
    </w:p>
    <w:p w14:paraId="6678AB04" w14:textId="77777777" w:rsidR="008132A0" w:rsidRPr="0083244E" w:rsidRDefault="008132A0" w:rsidP="008132A0">
      <w:pPr>
        <w:pStyle w:val="Heading3"/>
      </w:pPr>
      <w:bookmarkStart w:id="86" w:name="_Toc89380286"/>
      <w:r w:rsidRPr="0083244E">
        <w:t>Gamma</w:t>
      </w:r>
      <w:bookmarkEnd w:id="86"/>
    </w:p>
    <w:p w14:paraId="3E459C55" w14:textId="77777777" w:rsidR="008132A0" w:rsidRPr="00AE2028" w:rsidRDefault="008132A0" w:rsidP="008132A0">
      <w:commentRangeStart w:id="87"/>
      <w:r w:rsidRPr="00AE2028">
        <w:t xml:space="preserve">A következő jutalmazás célja, hogy a kocsi megálljon a piros lámpánál. Az algoritmus állapotgép-szerűen működik, bizonyos időközönként vált a lámpa piros és zöld között (sárgával nem </w:t>
      </w:r>
      <w:r>
        <w:t>tartottam szükségesnek foglalkozni</w:t>
      </w:r>
      <w:r w:rsidRPr="00AE2028">
        <w:t xml:space="preserve">). A váltás grafikusan nem jelenik meg a környezetben, az objektum változtatásokat megvalósítani a PyBullet-ben </w:t>
      </w:r>
      <w:r>
        <w:t xml:space="preserve">sajnos </w:t>
      </w:r>
      <w:r w:rsidRPr="00AE2028">
        <w:t>nem triviális.</w:t>
      </w:r>
      <w:commentRangeEnd w:id="87"/>
      <w:r w:rsidR="00FE07D2">
        <w:rPr>
          <w:rStyle w:val="CommentReference"/>
        </w:rPr>
        <w:commentReference w:id="87"/>
      </w:r>
    </w:p>
    <w:p w14:paraId="0F8B4797" w14:textId="77777777" w:rsidR="008132A0" w:rsidRPr="00AE2028" w:rsidRDefault="008132A0" w:rsidP="008132A0">
      <w:r w:rsidRPr="00AE2028">
        <w:t>Ha zöld a lámpa a gamma értéke nulla. Ha piros, akkor megvizsgáljuk az ágens távolságát a lámpától (</w:t>
      </w:r>
      <w:r>
        <w:t xml:space="preserve">csak </w:t>
      </w:r>
      <w:r w:rsidRPr="00AE2028">
        <w:t>a síkban), és ha 2 egységen (méter) belül van, akkor a cél, hogy álljon meg a kocsi, vagyis csökkentse le a sebességét nullára. Ezért a gamma értékét a sebesség függvényében választom meg, jelen eseteben egyszerűen a sebesség mínusz egyszerese. Ha a kocsi már fél méterre is megközelítette a lámpát, miközben az piros, akkor a gamma szintén egy nagy abszolútértékű negatív konstans értéket vesz fel:</w:t>
      </w:r>
    </w:p>
    <w:tbl>
      <w:tblPr>
        <w:tblStyle w:val="TableGridLight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8132A0" w:rsidRPr="00AE2028" w14:paraId="7ABA3DA4" w14:textId="77777777" w:rsidTr="00A9546D">
        <w:trPr>
          <w:trHeight w:val="554"/>
        </w:trPr>
        <w:tc>
          <w:tcPr>
            <w:tcW w:w="1111" w:type="dxa"/>
            <w:vAlign w:val="center"/>
          </w:tcPr>
          <w:p w14:paraId="6D46361B" w14:textId="77777777" w:rsidR="008132A0" w:rsidRPr="00AE2028" w:rsidRDefault="008132A0" w:rsidP="00A9546D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3996AA3D" w14:textId="77777777" w:rsidR="008132A0" w:rsidRPr="00AE2028" w:rsidRDefault="008132A0" w:rsidP="00A9546D">
            <w:pPr>
              <w:jc w:val="center"/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</w:rPr>
                  <m:t>γ=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0,  &amp;d&gt;2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/>
                          </w:rPr>
                          <m:t>,  &amp;2≥d≥0.5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-10,  &amp;d&lt;0.5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443" w:type="dxa"/>
            <w:vAlign w:val="center"/>
          </w:tcPr>
          <w:p w14:paraId="640DA686" w14:textId="77777777" w:rsidR="008132A0" w:rsidRPr="00AE2028" w:rsidRDefault="008132A0" w:rsidP="00A9546D">
            <w:pPr>
              <w:ind w:firstLine="0"/>
              <w:jc w:val="center"/>
              <w:rPr>
                <w:noProof/>
              </w:rPr>
            </w:pPr>
            <w:r w:rsidRPr="00AE2028">
              <w:t>(</w:t>
            </w:r>
            <w:r>
              <w:t>4</w:t>
            </w:r>
            <w:r w:rsidRPr="00AE2028">
              <w:t>.4)</w:t>
            </w:r>
          </w:p>
        </w:tc>
      </w:tr>
    </w:tbl>
    <w:p w14:paraId="55DBAA0C" w14:textId="77777777" w:rsidR="008132A0" w:rsidRPr="00AE2028" w:rsidRDefault="008132A0" w:rsidP="008132A0">
      <w:pPr>
        <w:ind w:firstLine="0"/>
      </w:pPr>
    </w:p>
    <w:p w14:paraId="671776BC" w14:textId="77777777" w:rsidR="008132A0" w:rsidRPr="0083244E" w:rsidRDefault="008132A0" w:rsidP="008132A0">
      <w:pPr>
        <w:pStyle w:val="Heading3"/>
      </w:pPr>
      <w:bookmarkStart w:id="88" w:name="_Toc89380287"/>
      <w:r w:rsidRPr="0083244E">
        <w:t>Delta</w:t>
      </w:r>
      <w:bookmarkEnd w:id="88"/>
    </w:p>
    <w:p w14:paraId="0A32E51D" w14:textId="77777777" w:rsidR="008132A0" w:rsidRDefault="008132A0" w:rsidP="008132A0">
      <w:r w:rsidRPr="00AE2028">
        <w:t xml:space="preserve">Biztonsági szempontból az egyik legfontosabb képesség, hogy az ágens ki tudja kerülni az útjába kerülő objektumokat. A delta jutalom, annál nagyobb, minél kevésbé közelít </w:t>
      </w:r>
      <w:r w:rsidRPr="00AE2028">
        <w:lastRenderedPageBreak/>
        <w:t xml:space="preserve">meg az ágens egy álló objektumot. </w:t>
      </w:r>
      <w:r>
        <w:t>A</w:t>
      </w:r>
      <w:r w:rsidRPr="00AE2028">
        <w:t xml:space="preserve"> legközelebbi objektum távolságát vetjük össze az ágens távolságával. </w:t>
      </w:r>
      <w:r>
        <w:t xml:space="preserve">Ha ez a távolság kisebb, mint egy küszöbérték (pl.: </w:t>
      </w:r>
      <m:oMath>
        <m:r>
          <w:rPr>
            <w:rFonts w:ascii="Cambria Math" w:hAnsi="Cambria Math"/>
          </w:rPr>
          <m:t>1.5m</m:t>
        </m:r>
      </m:oMath>
      <w:r>
        <w:t xml:space="preserve">), akkor közelinek is tekintem ezt az objektumot. Ezenkívül ellenőrzöm, hogy a tárgy benne van-e az ágens 30°-os látóterében, és hogy felé halad-e a kocsi. </w:t>
      </w:r>
    </w:p>
    <w:p w14:paraId="5D8C42B4" w14:textId="4242C36B" w:rsidR="008132A0" w:rsidRPr="00075284" w:rsidRDefault="008132A0" w:rsidP="008132A0">
      <w:r>
        <w:t>Ha mindhárom feltétel teljesül, akkor a távolság</w:t>
      </w:r>
      <w:ins w:id="89" w:author="Márton" w:date="2021-12-14T08:20:00Z">
        <w:r w:rsidR="00FE07D2">
          <w:t xml:space="preserve"> </w:t>
        </w:r>
      </w:ins>
      <w:r>
        <w:t>függvényében büntetjük az ágens akcióit</w:t>
      </w:r>
      <w:r w:rsidRPr="00075284">
        <w:t xml:space="preserve">. A függvény alakja ezesetben egy x-tengelyre tükrözött Gauss-görbe. A görbe a kocsi és a legközelebbi álló objektum közti egyenesre illeszkedik, mégpedig oly módon, hogy az origó egybe esik az objektum középpontjával. A cél, hogy az ágens általunk választott sugarú körön kívül kerülje el az objektumot, így </w:t>
      </w:r>
      <w:r>
        <w:t>a körön</w:t>
      </w:r>
      <w:r w:rsidRPr="00075284">
        <w:t xml:space="preserve"> belül büntetünk, azon kívül pedig nincs jutalmazás.</w:t>
      </w:r>
    </w:p>
    <w:p w14:paraId="68E7E3EE" w14:textId="77777777" w:rsidR="008132A0" w:rsidRPr="00AE2028" w:rsidRDefault="008132A0" w:rsidP="008132A0">
      <w:r w:rsidRPr="00AE2028">
        <w:t xml:space="preserve">A görbe szélességét azért választottam </w:t>
      </w:r>
      <w:r>
        <w:t>7-nek</w:t>
      </w:r>
      <w:r w:rsidRPr="00AE2028">
        <w:t xml:space="preserve">, mert így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δ</m:t>
            </m:r>
          </m:sub>
        </m:sSub>
      </m:oMath>
      <w:r w:rsidRPr="00AE2028">
        <w:t xml:space="preserve"> értékét 0 és 100 között változtatva </w:t>
      </w:r>
      <w:r>
        <w:t xml:space="preserve">sem </w:t>
      </w:r>
      <w:r w:rsidRPr="00AE2028">
        <w:t>lesz</w:t>
      </w:r>
      <w:r>
        <w:t xml:space="preserve"> mérhető</w:t>
      </w:r>
      <w:r w:rsidRPr="00AE2028">
        <w:t xml:space="preserve"> ugrás</w:t>
      </w:r>
      <m:oMath>
        <m:r>
          <w:rPr>
            <w:rFonts w:ascii="Cambria Math" w:hAnsi="Cambria Math"/>
          </w:rPr>
          <m:t xml:space="preserve"> d=1.5</m:t>
        </m:r>
      </m:oMath>
      <w:r w:rsidRPr="00AE2028">
        <w:t xml:space="preserve"> méternél:</w:t>
      </w:r>
    </w:p>
    <w:tbl>
      <w:tblPr>
        <w:tblStyle w:val="TableGridLight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8132A0" w:rsidRPr="00AE2028" w14:paraId="2E6481AC" w14:textId="77777777" w:rsidTr="00A9546D">
        <w:trPr>
          <w:trHeight w:val="349"/>
        </w:trPr>
        <w:tc>
          <w:tcPr>
            <w:tcW w:w="1111" w:type="dxa"/>
            <w:vAlign w:val="center"/>
          </w:tcPr>
          <w:p w14:paraId="23201AEC" w14:textId="77777777" w:rsidR="008132A0" w:rsidRPr="00AE2028" w:rsidRDefault="008132A0" w:rsidP="00A9546D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21B59412" w14:textId="77777777" w:rsidR="008132A0" w:rsidRPr="00AE2028" w:rsidRDefault="008132A0" w:rsidP="00A9546D">
            <w:pPr>
              <w:jc w:val="center"/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</w:rPr>
                  <m:t>δ=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-7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 &amp;d&lt;1.5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0,  &amp;d≥1.5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443" w:type="dxa"/>
            <w:vAlign w:val="center"/>
          </w:tcPr>
          <w:p w14:paraId="4DFE4331" w14:textId="77777777" w:rsidR="008132A0" w:rsidRPr="00AE2028" w:rsidRDefault="008132A0" w:rsidP="00A9546D">
            <w:pPr>
              <w:ind w:firstLine="0"/>
              <w:jc w:val="center"/>
              <w:rPr>
                <w:noProof/>
              </w:rPr>
            </w:pPr>
            <w:r w:rsidRPr="00AE2028">
              <w:t>(</w:t>
            </w:r>
            <w:r>
              <w:t>4</w:t>
            </w:r>
            <w:r w:rsidRPr="00AE2028">
              <w:t>.5)</w:t>
            </w:r>
          </w:p>
        </w:tc>
      </w:tr>
    </w:tbl>
    <w:p w14:paraId="60CF7947" w14:textId="77777777" w:rsidR="008132A0" w:rsidRPr="00AE2028" w:rsidRDefault="008132A0" w:rsidP="008132A0"/>
    <w:p w14:paraId="126C71D0" w14:textId="77777777" w:rsidR="008132A0" w:rsidRPr="00AE2028" w:rsidRDefault="008132A0" w:rsidP="008132A0">
      <w:pPr>
        <w:pStyle w:val="Heading3"/>
      </w:pPr>
      <w:bookmarkStart w:id="90" w:name="_Toc89380288"/>
      <w:r w:rsidRPr="00AE2028">
        <w:t>Epszilon</w:t>
      </w:r>
      <w:bookmarkEnd w:id="90"/>
    </w:p>
    <w:p w14:paraId="6556E3F2" w14:textId="77777777" w:rsidR="008132A0" w:rsidRPr="00AE2028" w:rsidRDefault="008132A0" w:rsidP="008132A0">
      <w:r w:rsidRPr="00AE2028">
        <w:t xml:space="preserve">Nemcsak az álló, hanem a mozgó járműveket is célszerű lenne elkerülnie az ágensnek, erre szolgál az epszilon algoritmus. A mozgó objektum a GUI-ban </w:t>
      </w:r>
      <w:r>
        <w:t xml:space="preserve">változtatható </w:t>
      </w:r>
      <w:r w:rsidRPr="00AE2028">
        <w:t xml:space="preserve">sebeséggel mozog két fix pont között oda és vissza. Jelenleg egy ilyen </w:t>
      </w:r>
      <w:r w:rsidRPr="00CB7521">
        <w:t>objektum található a pályán, mely az úttest két széle között ingázik a célvonalnál. Hasonlóan a deltához, ha az ágens túlságosan megközelíti, akkor negatív jutalmat adunk:</w:t>
      </w:r>
    </w:p>
    <w:tbl>
      <w:tblPr>
        <w:tblStyle w:val="TableGridLight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8132A0" w:rsidRPr="00AE2028" w14:paraId="7FA82D02" w14:textId="77777777" w:rsidTr="00A9546D">
        <w:trPr>
          <w:trHeight w:val="349"/>
        </w:trPr>
        <w:tc>
          <w:tcPr>
            <w:tcW w:w="1111" w:type="dxa"/>
            <w:vAlign w:val="center"/>
          </w:tcPr>
          <w:p w14:paraId="51739B45" w14:textId="77777777" w:rsidR="008132A0" w:rsidRPr="00AE2028" w:rsidRDefault="008132A0" w:rsidP="00A9546D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5B189688" w14:textId="77777777" w:rsidR="008132A0" w:rsidRPr="00AE2028" w:rsidRDefault="008132A0" w:rsidP="00A9546D">
            <w:pPr>
              <w:jc w:val="center"/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</w:rPr>
                  <m:t>ε=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-7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  &amp;d&lt;1.5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0,  &amp;d≥1.5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443" w:type="dxa"/>
            <w:vAlign w:val="center"/>
          </w:tcPr>
          <w:p w14:paraId="5953D1E5" w14:textId="77777777" w:rsidR="008132A0" w:rsidRPr="00AE2028" w:rsidRDefault="008132A0" w:rsidP="00A9546D">
            <w:pPr>
              <w:ind w:firstLine="0"/>
              <w:jc w:val="center"/>
              <w:rPr>
                <w:noProof/>
              </w:rPr>
            </w:pPr>
            <w:r w:rsidRPr="00AE2028">
              <w:t>(</w:t>
            </w:r>
            <w:r>
              <w:t>4</w:t>
            </w:r>
            <w:r w:rsidRPr="00AE2028">
              <w:t>.6)</w:t>
            </w:r>
          </w:p>
        </w:tc>
      </w:tr>
    </w:tbl>
    <w:p w14:paraId="71D3985D" w14:textId="77777777" w:rsidR="008132A0" w:rsidRPr="00AE2028" w:rsidRDefault="008132A0" w:rsidP="008132A0"/>
    <w:p w14:paraId="5D8924B0" w14:textId="77777777" w:rsidR="008132A0" w:rsidRPr="0083244E" w:rsidRDefault="008132A0" w:rsidP="008132A0">
      <w:pPr>
        <w:pStyle w:val="Heading3"/>
      </w:pPr>
      <w:bookmarkStart w:id="91" w:name="_Toc89380289"/>
      <w:r w:rsidRPr="0083244E">
        <w:t>Tau</w:t>
      </w:r>
      <w:bookmarkEnd w:id="91"/>
    </w:p>
    <w:p w14:paraId="71516C58" w14:textId="7756C30A" w:rsidR="008132A0" w:rsidRDefault="008132A0" w:rsidP="008132A0">
      <w:r w:rsidRPr="00AE2028">
        <w:t>Még egy fontos tényező</w:t>
      </w:r>
      <w:r>
        <w:t>t</w:t>
      </w:r>
      <w:r w:rsidRPr="00AE2028">
        <w:t xml:space="preserve"> nem </w:t>
      </w:r>
      <w:r>
        <w:t>vesz eddig figyelembe</w:t>
      </w:r>
      <w:r w:rsidRPr="00AE2028">
        <w:t xml:space="preserve"> az ágens: az idő</w:t>
      </w:r>
      <w:r>
        <w:t>t</w:t>
      </w:r>
      <w:r w:rsidRPr="00AE2028">
        <w:t xml:space="preserve">. </w:t>
      </w:r>
      <w:ins w:id="92" w:author="Márton" w:date="2021-12-14T08:21:00Z">
        <w:r w:rsidR="00FE07D2">
          <w:t xml:space="preserve">Épp ezért </w:t>
        </w:r>
      </w:ins>
      <w:del w:id="93" w:author="Márton" w:date="2021-12-14T08:21:00Z">
        <w:r w:rsidRPr="00AE2028" w:rsidDel="00FE07D2">
          <w:delText>S</w:delText>
        </w:r>
      </w:del>
      <w:ins w:id="94" w:author="Márton" w:date="2021-12-14T08:21:00Z">
        <w:r w:rsidR="00FE07D2">
          <w:t>s</w:t>
        </w:r>
      </w:ins>
      <w:r w:rsidRPr="00AE2028">
        <w:t xml:space="preserve">zükséges bevezetni egy olyan jutalmazó függvényt is, mely arra sarkallja az ágenst, hogy ne csak egyszerűen eljusson a célba, hanem ezt minél gyorsabban tegye meg. Logikailag a függvényt úgy érdemes felépíteni, hogy legyen pozitív a jutalom, ha az epizód befejezte előtt </w:t>
      </w:r>
      <w:r w:rsidRPr="00AE2028">
        <w:lastRenderedPageBreak/>
        <w:t>eljutott a kocsi a célba és legyen nagy negatív a jutalom, ha nem. Minél hamarabb fejezi be az epizódot, annál nagyobb a jutalom. Látható, hogy nehézkes tesztelni a függvény hatását, hiszen epizódonként csak egyszer fut le az algoritmus.</w:t>
      </w:r>
    </w:p>
    <w:p w14:paraId="5BB66833" w14:textId="77777777" w:rsidR="008132A0" w:rsidRPr="00AE2028" w:rsidRDefault="008132A0" w:rsidP="008132A0">
      <w:r w:rsidRPr="00AE2028">
        <w:t xml:space="preserve">A függvény alakját hiperbolikusnak választottam meg (lásd az alábbi képletet, ahol </w:t>
      </w:r>
      <w:r w:rsidRPr="00AE2028">
        <w:rPr>
          <w:i/>
          <w:iCs/>
        </w:rPr>
        <w:t xml:space="preserve">T </w:t>
      </w:r>
      <w:r w:rsidRPr="00AE2028">
        <w:t xml:space="preserve">egy epizód </w:t>
      </w:r>
      <w:r>
        <w:t>maximális lehetséges</w:t>
      </w:r>
      <w:r w:rsidRPr="00AE2028">
        <w:t xml:space="preserve"> ideje). Fontos megjegyezni, hogy ezek igazából nem idő dimenziójú mértékek, hanem a pontosság kedvéért akciók számában vannak mérve. Ezért nem is fordulhat elő, hogy egy nagyon kicsi számmal való osztás miatt elszállna a jutalom, hiszen a legelső jutalom számolása egy roll-out mennyiségű akció után történik, ezért a numerikus stabilitásra nem kell figyelni (valamint nem is reális, hogy az ágens elér a célba az első akciók alatt). </w:t>
      </w:r>
    </w:p>
    <w:tbl>
      <w:tblPr>
        <w:tblStyle w:val="TableGridLight"/>
        <w:tblpPr w:leftFromText="141" w:rightFromText="141" w:vertAnchor="text" w:horzAnchor="page" w:tblpX="2008" w:tblpY="345"/>
        <w:tblW w:w="88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1"/>
        <w:gridCol w:w="6246"/>
        <w:gridCol w:w="1443"/>
      </w:tblGrid>
      <w:tr w:rsidR="008132A0" w:rsidRPr="00AE2028" w14:paraId="489A1C36" w14:textId="77777777" w:rsidTr="00A9546D">
        <w:trPr>
          <w:trHeight w:val="349"/>
        </w:trPr>
        <w:tc>
          <w:tcPr>
            <w:tcW w:w="1111" w:type="dxa"/>
            <w:vAlign w:val="center"/>
          </w:tcPr>
          <w:p w14:paraId="7FC84CA8" w14:textId="77777777" w:rsidR="008132A0" w:rsidRPr="00AE2028" w:rsidRDefault="008132A0" w:rsidP="00A9546D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6246" w:type="dxa"/>
            <w:vAlign w:val="center"/>
          </w:tcPr>
          <w:p w14:paraId="4231CAF5" w14:textId="77777777" w:rsidR="008132A0" w:rsidRPr="00AE2028" w:rsidRDefault="008132A0" w:rsidP="00A9546D">
            <w:pPr>
              <w:jc w:val="center"/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</w:rPr>
                  <m:t>τ=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,  &amp;t≤T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-5,  &amp;t&gt;T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443" w:type="dxa"/>
            <w:vAlign w:val="center"/>
          </w:tcPr>
          <w:p w14:paraId="0B43F1A6" w14:textId="77777777" w:rsidR="008132A0" w:rsidRPr="00AE2028" w:rsidRDefault="008132A0" w:rsidP="00A9546D">
            <w:pPr>
              <w:ind w:firstLine="0"/>
              <w:jc w:val="center"/>
              <w:rPr>
                <w:noProof/>
              </w:rPr>
            </w:pPr>
            <w:r w:rsidRPr="00AE2028">
              <w:t>(</w:t>
            </w:r>
            <w:r>
              <w:t>4</w:t>
            </w:r>
            <w:r w:rsidRPr="00AE2028">
              <w:t>.7)</w:t>
            </w:r>
          </w:p>
        </w:tc>
      </w:tr>
    </w:tbl>
    <w:p w14:paraId="3D92CA8E" w14:textId="77777777" w:rsidR="006E30A2" w:rsidRDefault="006E30A2"/>
    <w:sectPr w:rsidR="006E30A2" w:rsidSect="00055D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Márton" w:date="2021-12-14T07:19:00Z" w:initials="M">
    <w:p w14:paraId="21401992" w14:textId="77777777" w:rsidR="001478EB" w:rsidRDefault="001478EB">
      <w:pPr>
        <w:pStyle w:val="CommentText"/>
      </w:pPr>
      <w:r>
        <w:rPr>
          <w:rStyle w:val="CommentReference"/>
        </w:rPr>
        <w:annotationRef/>
      </w:r>
      <w:r>
        <w:t>Miért? Csak egy mondatban írd le, hogy mi a hasonlóság</w:t>
      </w:r>
    </w:p>
    <w:p w14:paraId="255586E2" w14:textId="720E14C7" w:rsidR="001478EB" w:rsidRDefault="001478EB" w:rsidP="001478EB">
      <w:pPr>
        <w:pStyle w:val="CommentText"/>
        <w:ind w:firstLine="0"/>
      </w:pPr>
    </w:p>
  </w:comment>
  <w:comment w:id="7" w:author="Márton" w:date="2021-12-14T07:20:00Z" w:initials="M">
    <w:p w14:paraId="7725E8AB" w14:textId="58F813AA" w:rsidR="001478EB" w:rsidRDefault="001478EB">
      <w:pPr>
        <w:pStyle w:val="CommentText"/>
      </w:pPr>
      <w:r>
        <w:rPr>
          <w:rStyle w:val="CommentReference"/>
        </w:rPr>
        <w:annotationRef/>
      </w:r>
      <w:r>
        <w:t xml:space="preserve">Ezt olvasd át </w:t>
      </w:r>
      <w:r>
        <w:rPr>
          <w:rFonts w:ascii="Segoe UI Emoji" w:eastAsia="Segoe UI Emoji" w:hAnsi="Segoe UI Emoji" w:cs="Segoe UI Emoji"/>
        </w:rPr>
        <w:t>😊</w:t>
      </w:r>
    </w:p>
  </w:comment>
  <w:comment w:id="34" w:author="Márton" w:date="2021-12-14T07:29:00Z" w:initials="M">
    <w:p w14:paraId="21AF4051" w14:textId="114B3C53" w:rsidR="00563E54" w:rsidRDefault="00563E54">
      <w:pPr>
        <w:pStyle w:val="CommentText"/>
      </w:pPr>
      <w:r>
        <w:rPr>
          <w:rStyle w:val="CommentReference"/>
        </w:rPr>
        <w:annotationRef/>
      </w:r>
      <w:r>
        <w:t>Környezertből?</w:t>
      </w:r>
    </w:p>
  </w:comment>
  <w:comment w:id="35" w:author="Márton" w:date="2021-12-14T07:24:00Z" w:initials="M">
    <w:p w14:paraId="38BA8261" w14:textId="7C2973B1" w:rsidR="00E46C47" w:rsidRDefault="00E46C47">
      <w:pPr>
        <w:pStyle w:val="CommentText"/>
      </w:pPr>
      <w:r>
        <w:rPr>
          <w:rStyle w:val="CommentReference"/>
        </w:rPr>
        <w:annotationRef/>
      </w:r>
      <w:r>
        <w:t>Igen, jó lenne a konkrét háló architetúrát is látni</w:t>
      </w:r>
    </w:p>
  </w:comment>
  <w:comment w:id="63" w:author="Márton" w:date="2021-12-14T08:09:00Z" w:initials="M">
    <w:p w14:paraId="1FE95501" w14:textId="35D80D85" w:rsidR="005F7864" w:rsidRDefault="005F7864">
      <w:pPr>
        <w:pStyle w:val="CommentText"/>
      </w:pPr>
      <w:r>
        <w:rPr>
          <w:rStyle w:val="CommentReference"/>
        </w:rPr>
        <w:annotationRef/>
      </w:r>
      <w:r>
        <w:t>Ezt gondolom szedted valahonnan, akkor hivatkozz (aláírásba forrás: akármi.com)</w:t>
      </w:r>
    </w:p>
  </w:comment>
  <w:comment w:id="87" w:author="Márton" w:date="2021-12-14T08:19:00Z" w:initials="M">
    <w:p w14:paraId="281A8FD2" w14:textId="2000301E" w:rsidR="00FE07D2" w:rsidRDefault="00FE07D2">
      <w:pPr>
        <w:pStyle w:val="CommentText"/>
      </w:pPr>
      <w:r>
        <w:rPr>
          <w:rStyle w:val="CommentReference"/>
        </w:rPr>
        <w:annotationRef/>
      </w:r>
      <w:r>
        <w:t>Várj, ez azt jelenti, hogy a piros lámpa az ágens bemenetén sehol se jelenik meg? Mert úgy nem fogja tudni megttanulni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55586E2" w15:done="0"/>
  <w15:commentEx w15:paraId="7725E8AB" w15:done="0"/>
  <w15:commentEx w15:paraId="21AF4051" w15:done="0"/>
  <w15:commentEx w15:paraId="38BA8261" w15:done="0"/>
  <w15:commentEx w15:paraId="1FE95501" w15:done="0"/>
  <w15:commentEx w15:paraId="281A8FD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62C3F2" w16cex:dateUtc="2021-12-14T06:19:00Z"/>
  <w16cex:commentExtensible w16cex:durableId="2562C45B" w16cex:dateUtc="2021-12-14T06:20:00Z"/>
  <w16cex:commentExtensible w16cex:durableId="2562C667" w16cex:dateUtc="2021-12-14T06:29:00Z"/>
  <w16cex:commentExtensible w16cex:durableId="2562C516" w16cex:dateUtc="2021-12-14T06:24:00Z"/>
  <w16cex:commentExtensible w16cex:durableId="2562CFD0" w16cex:dateUtc="2021-12-14T07:09:00Z"/>
  <w16cex:commentExtensible w16cex:durableId="2562D204" w16cex:dateUtc="2021-12-14T07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55586E2" w16cid:durableId="2562C3F2"/>
  <w16cid:commentId w16cid:paraId="7725E8AB" w16cid:durableId="2562C45B"/>
  <w16cid:commentId w16cid:paraId="21AF4051" w16cid:durableId="2562C667"/>
  <w16cid:commentId w16cid:paraId="38BA8261" w16cid:durableId="2562C516"/>
  <w16cid:commentId w16cid:paraId="1FE95501" w16cid:durableId="2562CFD0"/>
  <w16cid:commentId w16cid:paraId="281A8FD2" w16cid:durableId="2562D20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70D1C43"/>
    <w:multiLevelType w:val="hybridMultilevel"/>
    <w:tmpl w:val="C7BAB48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5EE0508"/>
    <w:multiLevelType w:val="multilevel"/>
    <w:tmpl w:val="418E4214"/>
    <w:numStyleLink w:val="tmutatszmozottlista"/>
  </w:abstractNum>
  <w:abstractNum w:abstractNumId="13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38F17AE"/>
    <w:multiLevelType w:val="hybridMultilevel"/>
    <w:tmpl w:val="3830E0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6864E74"/>
    <w:multiLevelType w:val="hybridMultilevel"/>
    <w:tmpl w:val="0FD48A3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259062B"/>
    <w:multiLevelType w:val="hybridMultilevel"/>
    <w:tmpl w:val="7BEA60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F402B2"/>
    <w:multiLevelType w:val="hybridMultilevel"/>
    <w:tmpl w:val="26D658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7C11BF"/>
    <w:multiLevelType w:val="hybridMultilevel"/>
    <w:tmpl w:val="A51E188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71EAAB6C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6"/>
  </w:num>
  <w:num w:numId="3">
    <w:abstractNumId w:val="13"/>
  </w:num>
  <w:num w:numId="4">
    <w:abstractNumId w:val="17"/>
  </w:num>
  <w:num w:numId="5">
    <w:abstractNumId w:val="19"/>
  </w:num>
  <w:num w:numId="6">
    <w:abstractNumId w:val="21"/>
  </w:num>
  <w:num w:numId="7">
    <w:abstractNumId w:val="14"/>
  </w:num>
  <w:num w:numId="8">
    <w:abstractNumId w:val="12"/>
  </w:num>
  <w:num w:numId="9">
    <w:abstractNumId w:val="15"/>
  </w:num>
  <w:num w:numId="10">
    <w:abstractNumId w:val="27"/>
  </w:num>
  <w:num w:numId="11">
    <w:abstractNumId w:val="16"/>
  </w:num>
  <w:num w:numId="12">
    <w:abstractNumId w:val="22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25"/>
  </w:num>
  <w:num w:numId="24">
    <w:abstractNumId w:val="18"/>
  </w:num>
  <w:num w:numId="25">
    <w:abstractNumId w:val="24"/>
  </w:num>
  <w:num w:numId="26">
    <w:abstractNumId w:val="23"/>
  </w:num>
  <w:num w:numId="27">
    <w:abstractNumId w:val="11"/>
  </w:num>
  <w:num w:numId="28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árton">
    <w15:presenceInfo w15:providerId="Windows Live" w15:userId="66af06e8ac6c6a8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53A"/>
    <w:rsid w:val="00055DC1"/>
    <w:rsid w:val="00066B8E"/>
    <w:rsid w:val="001478EB"/>
    <w:rsid w:val="00252E08"/>
    <w:rsid w:val="002B600F"/>
    <w:rsid w:val="002F779C"/>
    <w:rsid w:val="00563E54"/>
    <w:rsid w:val="005F7864"/>
    <w:rsid w:val="006A586A"/>
    <w:rsid w:val="006C71CF"/>
    <w:rsid w:val="006D73CD"/>
    <w:rsid w:val="006E30A2"/>
    <w:rsid w:val="006F0BC8"/>
    <w:rsid w:val="0070753A"/>
    <w:rsid w:val="007B17DA"/>
    <w:rsid w:val="008132A0"/>
    <w:rsid w:val="008E19EC"/>
    <w:rsid w:val="00D35E8A"/>
    <w:rsid w:val="00D61BDD"/>
    <w:rsid w:val="00E46C47"/>
    <w:rsid w:val="00F56D18"/>
    <w:rsid w:val="00FE0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AB507"/>
  <w15:chartTrackingRefBased/>
  <w15:docId w15:val="{B9FED2DD-380E-4CB2-96D9-79FD144C8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32A0"/>
    <w:pPr>
      <w:spacing w:after="12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132A0"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8132A0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8132A0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8132A0"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rsid w:val="008132A0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rsid w:val="008132A0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8132A0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rsid w:val="008132A0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8132A0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2A0"/>
    <w:rPr>
      <w:rFonts w:ascii="Times New Roman" w:eastAsia="Times New Roman" w:hAnsi="Times New Roman" w:cs="Arial"/>
      <w:b/>
      <w:bCs/>
      <w:kern w:val="32"/>
      <w:sz w:val="36"/>
      <w:szCs w:val="32"/>
    </w:rPr>
  </w:style>
  <w:style w:type="character" w:customStyle="1" w:styleId="Heading2Char">
    <w:name w:val="Heading 2 Char"/>
    <w:basedOn w:val="DefaultParagraphFont"/>
    <w:link w:val="Heading2"/>
    <w:rsid w:val="008132A0"/>
    <w:rPr>
      <w:rFonts w:ascii="Times New Roman" w:eastAsia="Times New Roman" w:hAnsi="Times New Roman" w:cs="Arial"/>
      <w:b/>
      <w:bCs/>
      <w:iCs/>
      <w:sz w:val="32"/>
      <w:szCs w:val="28"/>
    </w:rPr>
  </w:style>
  <w:style w:type="character" w:customStyle="1" w:styleId="Heading3Char">
    <w:name w:val="Heading 3 Char"/>
    <w:basedOn w:val="DefaultParagraphFont"/>
    <w:link w:val="Heading3"/>
    <w:rsid w:val="008132A0"/>
    <w:rPr>
      <w:rFonts w:ascii="Times New Roman" w:eastAsia="Times New Roman" w:hAnsi="Times New Roman" w:cs="Arial"/>
      <w:b/>
      <w:bCs/>
      <w:sz w:val="28"/>
      <w:szCs w:val="26"/>
    </w:rPr>
  </w:style>
  <w:style w:type="character" w:customStyle="1" w:styleId="Heading4Char">
    <w:name w:val="Heading 4 Char"/>
    <w:basedOn w:val="DefaultParagraphFont"/>
    <w:link w:val="Heading4"/>
    <w:rsid w:val="008132A0"/>
    <w:rPr>
      <w:rFonts w:ascii="Times New Roman" w:eastAsia="Times New Roman" w:hAnsi="Times New Roman" w:cs="Times New Roman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rsid w:val="008132A0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8132A0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8132A0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8132A0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8132A0"/>
    <w:rPr>
      <w:rFonts w:ascii="Arial" w:eastAsia="Times New Roman" w:hAnsi="Arial" w:cs="Arial"/>
    </w:rPr>
  </w:style>
  <w:style w:type="paragraph" w:styleId="Header">
    <w:name w:val="header"/>
    <w:basedOn w:val="Normal"/>
    <w:link w:val="HeaderChar"/>
    <w:rsid w:val="008132A0"/>
    <w:pPr>
      <w:tabs>
        <w:tab w:val="center" w:pos="4320"/>
        <w:tab w:val="right" w:pos="8640"/>
      </w:tabs>
      <w:ind w:firstLine="0"/>
    </w:pPr>
  </w:style>
  <w:style w:type="character" w:customStyle="1" w:styleId="HeaderChar">
    <w:name w:val="Header Char"/>
    <w:basedOn w:val="DefaultParagraphFont"/>
    <w:link w:val="Header"/>
    <w:rsid w:val="008132A0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Subtitle"/>
    <w:link w:val="TitleChar"/>
    <w:autoRedefine/>
    <w:rsid w:val="008132A0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character" w:customStyle="1" w:styleId="TitleChar">
    <w:name w:val="Title Char"/>
    <w:basedOn w:val="DefaultParagraphFont"/>
    <w:link w:val="Title"/>
    <w:rsid w:val="008132A0"/>
    <w:rPr>
      <w:rFonts w:ascii="Times New Roman" w:eastAsia="Times New Roman" w:hAnsi="Times New Roman"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al"/>
    <w:autoRedefine/>
    <w:rsid w:val="008132A0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Subtitle">
    <w:name w:val="Subtitle"/>
    <w:basedOn w:val="Normal"/>
    <w:link w:val="SubtitleChar"/>
    <w:autoRedefine/>
    <w:rsid w:val="008132A0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character" w:customStyle="1" w:styleId="SubtitleChar">
    <w:name w:val="Subtitle Char"/>
    <w:basedOn w:val="DefaultParagraphFont"/>
    <w:link w:val="Subtitle"/>
    <w:rsid w:val="008132A0"/>
    <w:rPr>
      <w:rFonts w:ascii="Times New Roman" w:eastAsia="Times New Roman" w:hAnsi="Times New Roman" w:cs="Arial"/>
      <w:noProof/>
      <w:sz w:val="32"/>
      <w:szCs w:val="24"/>
    </w:rPr>
  </w:style>
  <w:style w:type="paragraph" w:styleId="Footer">
    <w:name w:val="footer"/>
    <w:basedOn w:val="Normal"/>
    <w:link w:val="FooterChar"/>
    <w:rsid w:val="008132A0"/>
    <w:pPr>
      <w:tabs>
        <w:tab w:val="center" w:pos="4320"/>
        <w:tab w:val="right" w:pos="8640"/>
      </w:tabs>
      <w:ind w:firstLine="0"/>
    </w:pPr>
  </w:style>
  <w:style w:type="character" w:customStyle="1" w:styleId="FooterChar">
    <w:name w:val="Footer Char"/>
    <w:basedOn w:val="DefaultParagraphFont"/>
    <w:link w:val="Footer"/>
    <w:rsid w:val="008132A0"/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8132A0"/>
    <w:pPr>
      <w:spacing w:after="0"/>
      <w:ind w:left="238" w:firstLine="0"/>
    </w:pPr>
  </w:style>
  <w:style w:type="paragraph" w:styleId="BodyText">
    <w:name w:val="Body Text"/>
    <w:basedOn w:val="Normal"/>
    <w:link w:val="BodyTextChar"/>
    <w:rsid w:val="008132A0"/>
    <w:pPr>
      <w:spacing w:before="360"/>
      <w:ind w:firstLine="0"/>
    </w:pPr>
  </w:style>
  <w:style w:type="character" w:customStyle="1" w:styleId="BodyTextChar">
    <w:name w:val="Body Text Char"/>
    <w:basedOn w:val="DefaultParagraphFont"/>
    <w:link w:val="BodyText"/>
    <w:rsid w:val="008132A0"/>
    <w:rPr>
      <w:rFonts w:ascii="Times New Roman" w:eastAsia="Times New Roman" w:hAnsi="Times New Roman" w:cs="Times New Roman"/>
      <w:sz w:val="24"/>
      <w:szCs w:val="24"/>
    </w:rPr>
  </w:style>
  <w:style w:type="paragraph" w:customStyle="1" w:styleId="Nyilatkozatcm">
    <w:name w:val="Nyilatkozat cím"/>
    <w:basedOn w:val="Normal"/>
    <w:next w:val="Normal"/>
    <w:autoRedefine/>
    <w:rsid w:val="008132A0"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132A0"/>
    <w:pPr>
      <w:spacing w:before="240" w:after="960"/>
    </w:pPr>
  </w:style>
  <w:style w:type="paragraph" w:styleId="TOC1">
    <w:name w:val="toc 1"/>
    <w:basedOn w:val="Normal"/>
    <w:next w:val="Normal"/>
    <w:autoRedefine/>
    <w:uiPriority w:val="39"/>
    <w:rsid w:val="008132A0"/>
    <w:pPr>
      <w:tabs>
        <w:tab w:val="right" w:leader="dot" w:pos="8494"/>
      </w:tabs>
      <w:spacing w:after="0"/>
      <w:ind w:firstLine="0"/>
    </w:pPr>
    <w:rPr>
      <w:b/>
    </w:rPr>
  </w:style>
  <w:style w:type="paragraph" w:styleId="TOC3">
    <w:name w:val="toc 3"/>
    <w:basedOn w:val="Normal"/>
    <w:next w:val="Normal"/>
    <w:autoRedefine/>
    <w:uiPriority w:val="39"/>
    <w:rsid w:val="008132A0"/>
    <w:pPr>
      <w:spacing w:after="0"/>
      <w:ind w:left="482" w:firstLine="0"/>
    </w:pPr>
  </w:style>
  <w:style w:type="paragraph" w:styleId="TOC4">
    <w:name w:val="toc 4"/>
    <w:basedOn w:val="Normal"/>
    <w:next w:val="Normal"/>
    <w:autoRedefine/>
    <w:semiHidden/>
    <w:rsid w:val="008132A0"/>
    <w:pPr>
      <w:spacing w:after="0"/>
      <w:ind w:left="720" w:firstLine="0"/>
    </w:pPr>
  </w:style>
  <w:style w:type="paragraph" w:styleId="TOC5">
    <w:name w:val="toc 5"/>
    <w:basedOn w:val="Normal"/>
    <w:next w:val="Normal"/>
    <w:autoRedefine/>
    <w:semiHidden/>
    <w:rsid w:val="008132A0"/>
    <w:pPr>
      <w:spacing w:after="0"/>
      <w:ind w:left="958" w:firstLine="0"/>
    </w:pPr>
  </w:style>
  <w:style w:type="paragraph" w:styleId="TOC6">
    <w:name w:val="toc 6"/>
    <w:basedOn w:val="Normal"/>
    <w:next w:val="Normal"/>
    <w:autoRedefine/>
    <w:semiHidden/>
    <w:rsid w:val="008132A0"/>
    <w:pPr>
      <w:spacing w:after="0"/>
      <w:ind w:left="1202"/>
    </w:pPr>
  </w:style>
  <w:style w:type="paragraph" w:styleId="TOC7">
    <w:name w:val="toc 7"/>
    <w:basedOn w:val="Normal"/>
    <w:next w:val="Normal"/>
    <w:autoRedefine/>
    <w:semiHidden/>
    <w:rsid w:val="008132A0"/>
    <w:pPr>
      <w:ind w:left="1440"/>
    </w:pPr>
  </w:style>
  <w:style w:type="paragraph" w:styleId="TOC8">
    <w:name w:val="toc 8"/>
    <w:basedOn w:val="Normal"/>
    <w:next w:val="Normal"/>
    <w:autoRedefine/>
    <w:semiHidden/>
    <w:rsid w:val="008132A0"/>
    <w:pPr>
      <w:ind w:left="1680"/>
    </w:pPr>
  </w:style>
  <w:style w:type="paragraph" w:styleId="TOC9">
    <w:name w:val="toc 9"/>
    <w:basedOn w:val="Normal"/>
    <w:next w:val="Normal"/>
    <w:autoRedefine/>
    <w:semiHidden/>
    <w:rsid w:val="008132A0"/>
    <w:pPr>
      <w:ind w:left="1920"/>
    </w:pPr>
  </w:style>
  <w:style w:type="character" w:styleId="Hyperlink">
    <w:name w:val="Hyperlink"/>
    <w:uiPriority w:val="99"/>
    <w:rsid w:val="008132A0"/>
    <w:rPr>
      <w:color w:val="0000FF"/>
      <w:u w:val="single"/>
    </w:rPr>
  </w:style>
  <w:style w:type="character" w:styleId="PageNumber">
    <w:name w:val="page number"/>
    <w:basedOn w:val="DefaultParagraphFont"/>
    <w:rsid w:val="008132A0"/>
  </w:style>
  <w:style w:type="paragraph" w:customStyle="1" w:styleId="Irodalomjegyzksor">
    <w:name w:val="Irodalomjegyzék sor"/>
    <w:basedOn w:val="Normal"/>
    <w:autoRedefine/>
    <w:qFormat/>
    <w:rsid w:val="008132A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FootnoteText">
    <w:name w:val="footnote text"/>
    <w:basedOn w:val="Normal"/>
    <w:link w:val="FootnoteTextChar"/>
    <w:semiHidden/>
    <w:rsid w:val="008132A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8132A0"/>
    <w:rPr>
      <w:rFonts w:ascii="Times New Roman" w:eastAsia="Times New Roman" w:hAnsi="Times New Roman" w:cs="Times New Roman"/>
      <w:sz w:val="20"/>
      <w:szCs w:val="20"/>
    </w:rPr>
  </w:style>
  <w:style w:type="paragraph" w:customStyle="1" w:styleId="Fejezetcimszmozsnlkl">
    <w:name w:val="Fejezetcim számozás nélkül"/>
    <w:basedOn w:val="Heading1"/>
    <w:next w:val="Normal"/>
    <w:rsid w:val="008132A0"/>
    <w:pPr>
      <w:numPr>
        <w:numId w:val="0"/>
      </w:numPr>
      <w:spacing w:before="240"/>
    </w:pPr>
  </w:style>
  <w:style w:type="paragraph" w:styleId="Caption">
    <w:name w:val="caption"/>
    <w:basedOn w:val="Normal"/>
    <w:next w:val="Normal"/>
    <w:autoRedefine/>
    <w:qFormat/>
    <w:rsid w:val="008132A0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al"/>
    <w:autoRedefine/>
    <w:rsid w:val="008132A0"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FootnoteReference">
    <w:name w:val="footnote reference"/>
    <w:semiHidden/>
    <w:rsid w:val="008132A0"/>
    <w:rPr>
      <w:vertAlign w:val="superscript"/>
    </w:rPr>
  </w:style>
  <w:style w:type="paragraph" w:styleId="BalloonText">
    <w:name w:val="Balloon Text"/>
    <w:basedOn w:val="Normal"/>
    <w:link w:val="BalloonTextChar"/>
    <w:rsid w:val="008132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132A0"/>
    <w:rPr>
      <w:rFonts w:ascii="Tahoma" w:eastAsia="Times New Roman" w:hAnsi="Tahoma" w:cs="Tahoma"/>
      <w:sz w:val="16"/>
      <w:szCs w:val="16"/>
    </w:rPr>
  </w:style>
  <w:style w:type="numbering" w:customStyle="1" w:styleId="tmutat-felsorols">
    <w:name w:val="Útmutató - felsorolás"/>
    <w:basedOn w:val="NoList"/>
    <w:rsid w:val="008132A0"/>
    <w:pPr>
      <w:numPr>
        <w:numId w:val="3"/>
      </w:numPr>
    </w:pPr>
  </w:style>
  <w:style w:type="paragraph" w:customStyle="1" w:styleId="tmutat">
    <w:name w:val="Útmutató"/>
    <w:basedOn w:val="Normal"/>
    <w:rsid w:val="008132A0"/>
    <w:pPr>
      <w:spacing w:line="240" w:lineRule="auto"/>
      <w:ind w:firstLine="0"/>
    </w:pPr>
    <w:rPr>
      <w:sz w:val="21"/>
      <w:szCs w:val="22"/>
    </w:rPr>
  </w:style>
  <w:style w:type="paragraph" w:customStyle="1" w:styleId="tmutatcm">
    <w:name w:val="Útmutató cím"/>
    <w:basedOn w:val="tmutat"/>
    <w:rsid w:val="008132A0"/>
    <w:pPr>
      <w:jc w:val="center"/>
    </w:pPr>
    <w:rPr>
      <w:b/>
      <w:sz w:val="24"/>
    </w:rPr>
  </w:style>
  <w:style w:type="numbering" w:customStyle="1" w:styleId="tmutatfelsorols">
    <w:name w:val="Útmutató felsorolás"/>
    <w:basedOn w:val="NoList"/>
    <w:rsid w:val="008132A0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oList"/>
    <w:rsid w:val="008132A0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oList"/>
    <w:rsid w:val="008132A0"/>
    <w:pPr>
      <w:numPr>
        <w:numId w:val="6"/>
      </w:numPr>
    </w:pPr>
  </w:style>
  <w:style w:type="paragraph" w:customStyle="1" w:styleId="Nyilatkozatszveg">
    <w:name w:val="Nyilatkozat szöveg"/>
    <w:basedOn w:val="Normal"/>
    <w:rsid w:val="008132A0"/>
    <w:pPr>
      <w:ind w:firstLine="0"/>
    </w:pPr>
  </w:style>
  <w:style w:type="paragraph" w:customStyle="1" w:styleId="Nyilatkozatalrs">
    <w:name w:val="Nyilatkozat aláírás"/>
    <w:basedOn w:val="Nyilatkozatszveg"/>
    <w:rsid w:val="008132A0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al"/>
    <w:rsid w:val="008132A0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al"/>
    <w:rsid w:val="008132A0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al"/>
    <w:rsid w:val="008132A0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oList"/>
    <w:rsid w:val="008132A0"/>
    <w:pPr>
      <w:numPr>
        <w:numId w:val="7"/>
      </w:numPr>
    </w:pPr>
  </w:style>
  <w:style w:type="numbering" w:customStyle="1" w:styleId="Irodalomjegyzkttel">
    <w:name w:val="Irodalomjegyzék tétel"/>
    <w:basedOn w:val="NoList"/>
    <w:rsid w:val="008132A0"/>
    <w:pPr>
      <w:numPr>
        <w:numId w:val="9"/>
      </w:numPr>
    </w:pPr>
  </w:style>
  <w:style w:type="character" w:customStyle="1" w:styleId="tmutatkiemels">
    <w:name w:val="Útmutató kiemelés"/>
    <w:rsid w:val="008132A0"/>
    <w:rPr>
      <w:b/>
      <w:bCs/>
    </w:rPr>
  </w:style>
  <w:style w:type="character" w:customStyle="1" w:styleId="tmutatfontos">
    <w:name w:val="Útmutató fontos"/>
    <w:rsid w:val="008132A0"/>
    <w:rPr>
      <w:b/>
      <w:u w:val="single"/>
    </w:rPr>
  </w:style>
  <w:style w:type="character" w:customStyle="1" w:styleId="Irodalomjegyzkforrs">
    <w:name w:val="Irodalomjegyzék forrás"/>
    <w:qFormat/>
    <w:rsid w:val="008132A0"/>
    <w:rPr>
      <w:i/>
    </w:rPr>
  </w:style>
  <w:style w:type="numbering" w:customStyle="1" w:styleId="tmutatlista">
    <w:name w:val="Útmutató lista"/>
    <w:basedOn w:val="NoList"/>
    <w:rsid w:val="008132A0"/>
    <w:pPr>
      <w:numPr>
        <w:numId w:val="11"/>
      </w:numPr>
    </w:pPr>
  </w:style>
  <w:style w:type="character" w:styleId="BookTitle">
    <w:name w:val="Book Title"/>
    <w:uiPriority w:val="33"/>
    <w:rsid w:val="008132A0"/>
    <w:rPr>
      <w:b/>
      <w:bCs/>
      <w:smallCap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rsid w:val="008132A0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2A0"/>
    <w:rPr>
      <w:rFonts w:ascii="Times New Roman" w:eastAsia="Times New Roman" w:hAnsi="Times New Roman" w:cs="Times New Roman"/>
      <w:b/>
      <w:bCs/>
      <w:i/>
      <w:iCs/>
      <w:color w:val="4F81BD"/>
      <w:sz w:val="24"/>
      <w:szCs w:val="24"/>
    </w:rPr>
  </w:style>
  <w:style w:type="character" w:styleId="IntenseReference">
    <w:name w:val="Intense Reference"/>
    <w:uiPriority w:val="32"/>
    <w:rsid w:val="008132A0"/>
    <w:rPr>
      <w:b/>
      <w:bCs/>
      <w:smallCaps/>
      <w:color w:val="C0504D"/>
      <w:spacing w:val="5"/>
      <w:u w:val="single"/>
    </w:rPr>
  </w:style>
  <w:style w:type="character" w:styleId="SubtleReference">
    <w:name w:val="Subtle Reference"/>
    <w:uiPriority w:val="31"/>
    <w:rsid w:val="008132A0"/>
    <w:rPr>
      <w:smallCaps/>
      <w:color w:val="C0504D"/>
      <w:u w:val="single"/>
    </w:rPr>
  </w:style>
  <w:style w:type="paragraph" w:styleId="ListParagraph">
    <w:name w:val="List Paragraph"/>
    <w:basedOn w:val="Normal"/>
    <w:uiPriority w:val="34"/>
    <w:rsid w:val="008132A0"/>
    <w:pPr>
      <w:ind w:left="708"/>
    </w:pPr>
  </w:style>
  <w:style w:type="character" w:styleId="Emphasis">
    <w:name w:val="Emphasis"/>
    <w:qFormat/>
    <w:rsid w:val="008132A0"/>
    <w:rPr>
      <w:i/>
      <w:iCs/>
    </w:rPr>
  </w:style>
  <w:style w:type="character" w:styleId="SubtleEmphasis">
    <w:name w:val="Subtle Emphasis"/>
    <w:uiPriority w:val="19"/>
    <w:rsid w:val="008132A0"/>
    <w:rPr>
      <w:i/>
      <w:iCs/>
      <w:color w:val="808080"/>
    </w:rPr>
  </w:style>
  <w:style w:type="character" w:styleId="IntenseEmphasis">
    <w:name w:val="Intense Emphasis"/>
    <w:uiPriority w:val="21"/>
    <w:rsid w:val="008132A0"/>
    <w:rPr>
      <w:b/>
      <w:bCs/>
      <w:i/>
      <w:iCs/>
      <w:color w:val="4F81BD"/>
    </w:rPr>
  </w:style>
  <w:style w:type="paragraph" w:styleId="Quote">
    <w:name w:val="Quote"/>
    <w:basedOn w:val="Normal"/>
    <w:next w:val="Normal"/>
    <w:link w:val="QuoteChar"/>
    <w:uiPriority w:val="29"/>
    <w:rsid w:val="008132A0"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sid w:val="008132A0"/>
    <w:rPr>
      <w:rFonts w:ascii="Times New Roman" w:eastAsia="Times New Roman" w:hAnsi="Times New Roman" w:cs="Times New Roman"/>
      <w:i/>
      <w:iCs/>
      <w:color w:val="000000"/>
      <w:sz w:val="24"/>
      <w:szCs w:val="24"/>
    </w:rPr>
  </w:style>
  <w:style w:type="paragraph" w:styleId="NoSpacing">
    <w:name w:val="No Spacing"/>
    <w:uiPriority w:val="1"/>
    <w:rsid w:val="008132A0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qFormat/>
    <w:rsid w:val="008132A0"/>
    <w:rPr>
      <w:b/>
      <w:bCs/>
    </w:rPr>
  </w:style>
  <w:style w:type="paragraph" w:customStyle="1" w:styleId="Kp">
    <w:name w:val="Kép"/>
    <w:basedOn w:val="Normal"/>
    <w:next w:val="Caption"/>
    <w:qFormat/>
    <w:rsid w:val="008132A0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8132A0"/>
    <w:rPr>
      <w:u w:val="single"/>
    </w:rPr>
  </w:style>
  <w:style w:type="paragraph" w:customStyle="1" w:styleId="Kd">
    <w:name w:val="Kód"/>
    <w:basedOn w:val="Normal"/>
    <w:qFormat/>
    <w:rsid w:val="008132A0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32A0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al"/>
    <w:qFormat/>
    <w:rsid w:val="008132A0"/>
    <w:pPr>
      <w:outlineLvl w:val="9"/>
    </w:pPr>
    <w:rPr>
      <w:noProof/>
    </w:rPr>
  </w:style>
  <w:style w:type="character" w:styleId="PlaceholderText">
    <w:name w:val="Placeholder Text"/>
    <w:basedOn w:val="DefaultParagraphFont"/>
    <w:uiPriority w:val="99"/>
    <w:semiHidden/>
    <w:rsid w:val="008132A0"/>
    <w:rPr>
      <w:color w:val="808080"/>
    </w:rPr>
  </w:style>
  <w:style w:type="table" w:styleId="TableGrid">
    <w:name w:val="Table Grid"/>
    <w:basedOn w:val="TableNormal"/>
    <w:rsid w:val="008132A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6">
    <w:name w:val="Grid Table 1 Light Accent 6"/>
    <w:basedOn w:val="TableNormal"/>
    <w:uiPriority w:val="46"/>
    <w:rsid w:val="008132A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1">
    <w:name w:val="Grid Table 5 Dark Accent 1"/>
    <w:basedOn w:val="TableNormal"/>
    <w:uiPriority w:val="50"/>
    <w:rsid w:val="008132A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eGridLight">
    <w:name w:val="Grid Table Light"/>
    <w:basedOn w:val="TableNormal"/>
    <w:uiPriority w:val="40"/>
    <w:rsid w:val="008132A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8132A0"/>
  </w:style>
  <w:style w:type="character" w:styleId="UnresolvedMention">
    <w:name w:val="Unresolved Mention"/>
    <w:basedOn w:val="DefaultParagraphFont"/>
    <w:uiPriority w:val="99"/>
    <w:semiHidden/>
    <w:unhideWhenUsed/>
    <w:rsid w:val="008132A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8132A0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rsid w:val="008132A0"/>
    <w:rPr>
      <w:sz w:val="16"/>
      <w:szCs w:val="16"/>
    </w:rPr>
  </w:style>
  <w:style w:type="paragraph" w:styleId="CommentText">
    <w:name w:val="annotation text"/>
    <w:basedOn w:val="Normal"/>
    <w:link w:val="CommentTextChar"/>
    <w:rsid w:val="008132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8132A0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8132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8132A0"/>
    <w:rPr>
      <w:rFonts w:ascii="Times New Roman" w:eastAsia="Times New Roman" w:hAnsi="Times New Roman" w:cs="Times New Roman"/>
      <w:b/>
      <w:bCs/>
      <w:sz w:val="20"/>
      <w:szCs w:val="20"/>
    </w:rPr>
  </w:style>
  <w:style w:type="table" w:styleId="GridTable5Dark-Accent3">
    <w:name w:val="Grid Table 5 Dark Accent 3"/>
    <w:basedOn w:val="TableNormal"/>
    <w:uiPriority w:val="50"/>
    <w:rsid w:val="008132A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svg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sv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svg"/><Relationship Id="rId10" Type="http://schemas.openxmlformats.org/officeDocument/2006/relationships/image" Target="media/image1.png"/><Relationship Id="rId19" Type="http://schemas.openxmlformats.org/officeDocument/2006/relationships/image" Target="media/image10.sv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Zei14</b:Tag>
    <b:SourceType>DocumentFromInternetSite</b:SourceType>
    <b:Guid>{DC4A1E3B-6DEA-4551-824D-C067275FE584}</b:Guid>
    <b:Title>Visualizing and Understanding Convolutional Networks</b:Title>
    <b:Year>2014.</b:Year>
    <b:URL>https://cs.nyu.edu/~fergus/papers/zeilerECCV2014.pdf</b:URL>
    <b:Author>
      <b:Author>
        <b:NameList>
          <b:Person>
            <b:Last>Zeiler</b:Last>
            <b:Middle>D.</b:Middle>
            <b:First>Matthew</b:First>
          </b:Person>
          <b:Person>
            <b:Last>Fergus</b:Last>
            <b:First>Rob</b:First>
          </b:Person>
        </b:NameList>
      </b:Author>
    </b:Author>
    <b:RefOrder>19</b:RefOrder>
  </b:Source>
  <b:Source>
    <b:Tag>Wan20</b:Tag>
    <b:SourceType>JournalArticle</b:SourceType>
    <b:Guid>{DE51424E-9AE6-4DE6-B2F0-D1AA24A02B36}</b:Guid>
    <b:Author>
      <b:Author>
        <b:NameList xmlns:msxsl="urn:schemas-microsoft-com:xslt" xmlns:b="http://schemas.openxmlformats.org/officeDocument/2006/bibliography">
          <b:Person>
            <b:Last>Wang</b:Last>
            <b:First>Jiaze</b:First>
            <b:Middle/>
          </b:Person>
          <b:Person>
            <b:Last>Peng</b:Last>
            <b:First>Xiaojiang</b:First>
            <b:Middle/>
          </b:Person>
          <b:Person>
            <b:Last>Qiao</b:Last>
            <b:First>Yu</b:First>
            <b:Middle/>
          </b:Person>
        </b:NameList>
      </b:Author>
    </b:Author>
    <b:Title>Cascade multi-head attention networks for action recognition</b:Title>
    <b:JournalName>Computer Vision and Image Understanding</b:JournalName>
    <b:City/>
    <b:Year>2020</b:Year>
    <b:Month/>
    <b:Day/>
    <b:Pages>102898</b:Pages>
    <b:Publisher/>
    <b:Volume/>
    <b:Issue/>
    <b:ShortTitle/>
    <b:StandardNumber/>
    <b:Comments/>
    <b:Medium/>
    <b:YearAccessed>2020</b:YearAccessed>
    <b:MonthAccessed>5</b:MonthAccessed>
    <b:DayAccessed>31</b:DayAccessed>
    <b:URL>https://sciencedirect.com/science/article/pii/s107731421930178x</b:URL>
    <b:DOI/>
    <b:RefOrder>20</b:RefOrder>
  </b:Source>
  <b:Source>
    <b:Tag>Hoc97</b:Tag>
    <b:SourceType>JournalArticle</b:SourceType>
    <b:Guid>{825464E0-F671-4FDE-8F5C-5A75130B9FC9}</b:Guid>
    <b:Author>
      <b:Author>
        <b:NameList>
          <b:Person>
            <b:Last>Hochreiter</b:Last>
            <b:First>Sepp</b:First>
          </b:Person>
          <b:Person>
            <b:Last>Schmidhuber</b:Last>
            <b:First>Jürgen</b:First>
          </b:Person>
        </b:NameList>
      </b:Author>
    </b:Author>
    <b:Title>Long Short-Term Memory</b:Title>
    <b:JournalName>Neural Computation</b:JournalName>
    <b:Year>1997</b:Year>
    <b:Pages>1735–1780</b:Pages>
    <b:Volume>9</b:Volume>
    <b:Issue>8</b:Issue>
    <b:YearAccessed>2019</b:YearAccessed>
    <b:MonthAccessed>5</b:MonthAccessed>
    <b:DayAccessed>22</b:DayAccessed>
    <b:RefOrder>21</b:RefOrder>
  </b:Source>
</b:Sources>
</file>

<file path=customXml/itemProps1.xml><?xml version="1.0" encoding="utf-8"?>
<ds:datastoreItem xmlns:ds="http://schemas.openxmlformats.org/officeDocument/2006/customXml" ds:itemID="{77F98AA7-562F-4273-9AEB-A5E8A9DF1400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19</Pages>
  <Words>4053</Words>
  <Characters>23107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Krisztián Szilágyi</dc:creator>
  <cp:keywords/>
  <dc:description/>
  <cp:lastModifiedBy>Márton</cp:lastModifiedBy>
  <cp:revision>9</cp:revision>
  <dcterms:created xsi:type="dcterms:W3CDTF">2021-12-14T00:39:00Z</dcterms:created>
  <dcterms:modified xsi:type="dcterms:W3CDTF">2021-12-14T07:22:00Z</dcterms:modified>
</cp:coreProperties>
</file>